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99CB2" w14:textId="430DFD36" w:rsidR="00C346DA" w:rsidRDefault="00C346DA" w:rsidP="00FE4B29"/>
    <w:p w14:paraId="539C12CC" w14:textId="77777777" w:rsidR="00471BAA" w:rsidRDefault="00471BAA" w:rsidP="00471BAA">
      <w:pPr>
        <w:pStyle w:val="Title"/>
        <w:jc w:val="center"/>
        <w:rPr>
          <w:rFonts w:ascii="Aptos Display" w:hAnsi="Aptos Display"/>
          <w:sz w:val="96"/>
          <w:szCs w:val="96"/>
        </w:rPr>
      </w:pPr>
    </w:p>
    <w:p w14:paraId="3A11ACEA" w14:textId="77777777" w:rsidR="00471BAA" w:rsidRDefault="00471BAA" w:rsidP="00471BAA">
      <w:pPr>
        <w:pStyle w:val="Title"/>
        <w:jc w:val="center"/>
        <w:rPr>
          <w:rFonts w:ascii="Aptos Display" w:hAnsi="Aptos Display"/>
          <w:sz w:val="96"/>
          <w:szCs w:val="96"/>
        </w:rPr>
      </w:pPr>
    </w:p>
    <w:p w14:paraId="0E44BA7E" w14:textId="77777777" w:rsidR="00471BAA" w:rsidRDefault="00471BAA" w:rsidP="00471BAA">
      <w:pPr>
        <w:pStyle w:val="Title"/>
        <w:jc w:val="center"/>
        <w:rPr>
          <w:rFonts w:ascii="Aptos Display" w:hAnsi="Aptos Display"/>
          <w:sz w:val="96"/>
          <w:szCs w:val="96"/>
        </w:rPr>
      </w:pPr>
    </w:p>
    <w:p w14:paraId="3D207911" w14:textId="53235A1C" w:rsidR="00471BAA" w:rsidRPr="00471BAA" w:rsidRDefault="00471BAA" w:rsidP="00471BAA">
      <w:pPr>
        <w:pStyle w:val="Title"/>
        <w:jc w:val="center"/>
        <w:rPr>
          <w:rFonts w:ascii="Aptos Display" w:hAnsi="Aptos Display"/>
          <w:sz w:val="96"/>
          <w:szCs w:val="96"/>
        </w:rPr>
      </w:pPr>
      <w:r w:rsidRPr="00471BAA">
        <w:rPr>
          <w:rFonts w:ascii="Aptos Display" w:hAnsi="Aptos Display"/>
          <w:sz w:val="96"/>
          <w:szCs w:val="96"/>
        </w:rPr>
        <w:t>IEMI Website Design Document</w:t>
      </w:r>
    </w:p>
    <w:p w14:paraId="71A2F616" w14:textId="77777777" w:rsidR="00471BAA" w:rsidRDefault="00471BAA" w:rsidP="00FE4B29"/>
    <w:p w14:paraId="6B694E0C" w14:textId="77777777" w:rsidR="00471BAA" w:rsidRDefault="00471BAA" w:rsidP="00FE4B29"/>
    <w:p w14:paraId="661D7681" w14:textId="77777777" w:rsidR="00471BAA" w:rsidRDefault="00471BAA" w:rsidP="00FE4B29"/>
    <w:p w14:paraId="394D091E" w14:textId="77777777" w:rsidR="00471BAA" w:rsidRDefault="00471BAA" w:rsidP="00FE4B29"/>
    <w:p w14:paraId="14F82C3E" w14:textId="77777777" w:rsidR="00471BAA" w:rsidRDefault="00471BAA" w:rsidP="00FE4B29"/>
    <w:p w14:paraId="3CE317D5" w14:textId="77777777" w:rsidR="00471BAA" w:rsidRDefault="00471BAA" w:rsidP="00FE4B29"/>
    <w:p w14:paraId="3C695257" w14:textId="77777777" w:rsidR="00471BAA" w:rsidRDefault="00471BAA" w:rsidP="00FE4B29"/>
    <w:p w14:paraId="26A9E029" w14:textId="77777777" w:rsidR="00471BAA" w:rsidRDefault="00471BAA" w:rsidP="00FE4B29"/>
    <w:p w14:paraId="2661FC8B" w14:textId="77777777" w:rsidR="00471BAA" w:rsidRDefault="00471BAA" w:rsidP="00FE4B29"/>
    <w:p w14:paraId="70AF6EBE" w14:textId="77777777" w:rsidR="00471BAA" w:rsidRDefault="00471BAA" w:rsidP="00FE4B29"/>
    <w:p w14:paraId="317D10E7" w14:textId="77777777" w:rsidR="00471BAA" w:rsidRDefault="00471BAA" w:rsidP="00FE4B29"/>
    <w:p w14:paraId="27950955" w14:textId="77777777" w:rsidR="00471BAA" w:rsidRDefault="00471BAA" w:rsidP="00FE4B29"/>
    <w:p w14:paraId="0D844B84" w14:textId="77777777" w:rsidR="00471BAA" w:rsidRDefault="00471BAA" w:rsidP="00FE4B29"/>
    <w:p w14:paraId="084C9E66" w14:textId="77777777" w:rsidR="00471BAA" w:rsidRDefault="00471BAA" w:rsidP="00FE4B29"/>
    <w:p w14:paraId="14B253DD" w14:textId="77777777" w:rsidR="00471BAA" w:rsidRDefault="00471BAA" w:rsidP="00FE4B29"/>
    <w:p w14:paraId="1C5E5FAB" w14:textId="77777777" w:rsidR="00471BAA" w:rsidRDefault="00471BAA" w:rsidP="00FE4B29"/>
    <w:p w14:paraId="7F3553DE" w14:textId="77777777" w:rsidR="00471BAA" w:rsidRDefault="00471BAA" w:rsidP="00FE4B29"/>
    <w:sdt>
      <w:sdtPr>
        <w:rPr>
          <w:rFonts w:asciiTheme="minorHAnsi" w:eastAsiaTheme="minorEastAsia" w:hAnsiTheme="minorHAnsi" w:cstheme="minorBidi"/>
          <w:color w:val="auto"/>
          <w:kern w:val="2"/>
          <w:sz w:val="22"/>
          <w:szCs w:val="22"/>
          <w:lang w:val="en-IN" w:eastAsia="zh-TW"/>
        </w:rPr>
        <w:id w:val="1539233334"/>
        <w:docPartObj>
          <w:docPartGallery w:val="Table of Contents"/>
          <w:docPartUnique/>
        </w:docPartObj>
      </w:sdtPr>
      <w:sdtEndPr>
        <w:rPr>
          <w:b/>
          <w:bCs/>
          <w:noProof/>
        </w:rPr>
      </w:sdtEndPr>
      <w:sdtContent>
        <w:p w14:paraId="40EF3842" w14:textId="144B754A" w:rsidR="00471BAA" w:rsidRDefault="00471BAA">
          <w:pPr>
            <w:pStyle w:val="TOCHeading"/>
          </w:pPr>
          <w:r>
            <w:t>Contents</w:t>
          </w:r>
        </w:p>
        <w:p w14:paraId="3F5893BC" w14:textId="53CED151" w:rsidR="00471BAA" w:rsidRDefault="00471BAA">
          <w:pPr>
            <w:pStyle w:val="TOC1"/>
            <w:rPr>
              <w:rFonts w:cs="Vrinda"/>
              <w:b w:val="0"/>
              <w:bCs w:val="0"/>
              <w:szCs w:val="28"/>
              <w:lang w:bidi="bn-IN"/>
            </w:rPr>
          </w:pPr>
          <w:r>
            <w:fldChar w:fldCharType="begin"/>
          </w:r>
          <w:r>
            <w:instrText xml:space="preserve"> TOC \o "1-3" \h \z \u </w:instrText>
          </w:r>
          <w:r>
            <w:fldChar w:fldCharType="separate"/>
          </w:r>
          <w:hyperlink w:anchor="_Toc172827820" w:history="1">
            <w:r w:rsidRPr="007D5097">
              <w:rPr>
                <w:rStyle w:val="Hyperlink"/>
              </w:rPr>
              <w:t>1</w:t>
            </w:r>
            <w:r>
              <w:rPr>
                <w:rFonts w:cs="Vrinda"/>
                <w:b w:val="0"/>
                <w:bCs w:val="0"/>
                <w:szCs w:val="28"/>
                <w:lang w:bidi="bn-IN"/>
              </w:rPr>
              <w:tab/>
            </w:r>
            <w:r w:rsidRPr="007D5097">
              <w:rPr>
                <w:rStyle w:val="Hyperlink"/>
              </w:rPr>
              <w:t>General Information</w:t>
            </w:r>
            <w:r>
              <w:rPr>
                <w:webHidden/>
              </w:rPr>
              <w:tab/>
            </w:r>
            <w:r>
              <w:rPr>
                <w:webHidden/>
              </w:rPr>
              <w:fldChar w:fldCharType="begin"/>
            </w:r>
            <w:r>
              <w:rPr>
                <w:webHidden/>
              </w:rPr>
              <w:instrText xml:space="preserve"> PAGEREF _Toc172827820 \h </w:instrText>
            </w:r>
            <w:r>
              <w:rPr>
                <w:webHidden/>
              </w:rPr>
            </w:r>
            <w:r>
              <w:rPr>
                <w:webHidden/>
              </w:rPr>
              <w:fldChar w:fldCharType="separate"/>
            </w:r>
            <w:r>
              <w:rPr>
                <w:webHidden/>
              </w:rPr>
              <w:t>4</w:t>
            </w:r>
            <w:r>
              <w:rPr>
                <w:webHidden/>
              </w:rPr>
              <w:fldChar w:fldCharType="end"/>
            </w:r>
          </w:hyperlink>
        </w:p>
        <w:p w14:paraId="44286FE9" w14:textId="2323B73D" w:rsidR="00471BAA" w:rsidRDefault="00BD5023">
          <w:pPr>
            <w:pStyle w:val="TOC2"/>
            <w:tabs>
              <w:tab w:val="left" w:pos="880"/>
              <w:tab w:val="right" w:leader="dot" w:pos="9016"/>
            </w:tabs>
            <w:rPr>
              <w:rFonts w:cs="Vrinda"/>
              <w:noProof/>
              <w:szCs w:val="28"/>
              <w:lang w:bidi="bn-IN"/>
            </w:rPr>
          </w:pPr>
          <w:hyperlink w:anchor="_Toc172827821" w:history="1">
            <w:r w:rsidR="00471BAA" w:rsidRPr="007D5097">
              <w:rPr>
                <w:rStyle w:val="Hyperlink"/>
                <w:noProof/>
              </w:rPr>
              <w:t>1.1</w:t>
            </w:r>
            <w:r w:rsidR="00471BAA">
              <w:rPr>
                <w:rFonts w:cs="Vrinda"/>
                <w:noProof/>
                <w:szCs w:val="28"/>
                <w:lang w:bidi="bn-IN"/>
              </w:rPr>
              <w:tab/>
            </w:r>
            <w:r w:rsidR="00471BAA" w:rsidRPr="007D5097">
              <w:rPr>
                <w:rStyle w:val="Hyperlink"/>
                <w:noProof/>
              </w:rPr>
              <w:t>Changes to Index Structure</w:t>
            </w:r>
            <w:r w:rsidR="00471BAA">
              <w:rPr>
                <w:noProof/>
                <w:webHidden/>
              </w:rPr>
              <w:tab/>
            </w:r>
            <w:r w:rsidR="00471BAA">
              <w:rPr>
                <w:noProof/>
                <w:webHidden/>
              </w:rPr>
              <w:fldChar w:fldCharType="begin"/>
            </w:r>
            <w:r w:rsidR="00471BAA">
              <w:rPr>
                <w:noProof/>
                <w:webHidden/>
              </w:rPr>
              <w:instrText xml:space="preserve"> PAGEREF _Toc172827821 \h </w:instrText>
            </w:r>
            <w:r w:rsidR="00471BAA">
              <w:rPr>
                <w:noProof/>
                <w:webHidden/>
              </w:rPr>
            </w:r>
            <w:r w:rsidR="00471BAA">
              <w:rPr>
                <w:noProof/>
                <w:webHidden/>
              </w:rPr>
              <w:fldChar w:fldCharType="separate"/>
            </w:r>
            <w:r w:rsidR="00471BAA">
              <w:rPr>
                <w:noProof/>
                <w:webHidden/>
              </w:rPr>
              <w:t>4</w:t>
            </w:r>
            <w:r w:rsidR="00471BAA">
              <w:rPr>
                <w:noProof/>
                <w:webHidden/>
              </w:rPr>
              <w:fldChar w:fldCharType="end"/>
            </w:r>
          </w:hyperlink>
        </w:p>
        <w:p w14:paraId="5E5A049A" w14:textId="0616CBA8" w:rsidR="00471BAA" w:rsidRDefault="00BD5023">
          <w:pPr>
            <w:pStyle w:val="TOC2"/>
            <w:tabs>
              <w:tab w:val="left" w:pos="880"/>
              <w:tab w:val="right" w:leader="dot" w:pos="9016"/>
            </w:tabs>
            <w:rPr>
              <w:rFonts w:cs="Vrinda"/>
              <w:noProof/>
              <w:szCs w:val="28"/>
              <w:lang w:bidi="bn-IN"/>
            </w:rPr>
          </w:pPr>
          <w:hyperlink w:anchor="_Toc172827822" w:history="1">
            <w:r w:rsidR="00471BAA" w:rsidRPr="007D5097">
              <w:rPr>
                <w:rStyle w:val="Hyperlink"/>
                <w:noProof/>
              </w:rPr>
              <w:t>1.2</w:t>
            </w:r>
            <w:r w:rsidR="00471BAA">
              <w:rPr>
                <w:rFonts w:cs="Vrinda"/>
                <w:noProof/>
                <w:szCs w:val="28"/>
                <w:lang w:bidi="bn-IN"/>
              </w:rPr>
              <w:tab/>
            </w:r>
            <w:r w:rsidR="00471BAA" w:rsidRPr="007D5097">
              <w:rPr>
                <w:rStyle w:val="Hyperlink"/>
                <w:noProof/>
              </w:rPr>
              <w:t>Nav Bar</w:t>
            </w:r>
            <w:r w:rsidR="00471BAA">
              <w:rPr>
                <w:noProof/>
                <w:webHidden/>
              </w:rPr>
              <w:tab/>
            </w:r>
            <w:r w:rsidR="00471BAA">
              <w:rPr>
                <w:noProof/>
                <w:webHidden/>
              </w:rPr>
              <w:fldChar w:fldCharType="begin"/>
            </w:r>
            <w:r w:rsidR="00471BAA">
              <w:rPr>
                <w:noProof/>
                <w:webHidden/>
              </w:rPr>
              <w:instrText xml:space="preserve"> PAGEREF _Toc172827822 \h </w:instrText>
            </w:r>
            <w:r w:rsidR="00471BAA">
              <w:rPr>
                <w:noProof/>
                <w:webHidden/>
              </w:rPr>
            </w:r>
            <w:r w:rsidR="00471BAA">
              <w:rPr>
                <w:noProof/>
                <w:webHidden/>
              </w:rPr>
              <w:fldChar w:fldCharType="separate"/>
            </w:r>
            <w:r w:rsidR="00471BAA">
              <w:rPr>
                <w:noProof/>
                <w:webHidden/>
              </w:rPr>
              <w:t>4</w:t>
            </w:r>
            <w:r w:rsidR="00471BAA">
              <w:rPr>
                <w:noProof/>
                <w:webHidden/>
              </w:rPr>
              <w:fldChar w:fldCharType="end"/>
            </w:r>
          </w:hyperlink>
        </w:p>
        <w:p w14:paraId="3E6F624F" w14:textId="2ADCC3E4" w:rsidR="00471BAA" w:rsidRDefault="00BD5023">
          <w:pPr>
            <w:pStyle w:val="TOC2"/>
            <w:tabs>
              <w:tab w:val="left" w:pos="880"/>
              <w:tab w:val="right" w:leader="dot" w:pos="9016"/>
            </w:tabs>
            <w:rPr>
              <w:rFonts w:cs="Vrinda"/>
              <w:noProof/>
              <w:szCs w:val="28"/>
              <w:lang w:bidi="bn-IN"/>
            </w:rPr>
          </w:pPr>
          <w:hyperlink w:anchor="_Toc172827823" w:history="1">
            <w:r w:rsidR="00471BAA" w:rsidRPr="007D5097">
              <w:rPr>
                <w:rStyle w:val="Hyperlink"/>
                <w:noProof/>
              </w:rPr>
              <w:t>1.3</w:t>
            </w:r>
            <w:r w:rsidR="00471BAA">
              <w:rPr>
                <w:rFonts w:cs="Vrinda"/>
                <w:noProof/>
                <w:szCs w:val="28"/>
                <w:lang w:bidi="bn-IN"/>
              </w:rPr>
              <w:tab/>
            </w:r>
            <w:r w:rsidR="00471BAA" w:rsidRPr="007D5097">
              <w:rPr>
                <w:rStyle w:val="Hyperlink"/>
                <w:noProof/>
              </w:rPr>
              <w:t>Database</w:t>
            </w:r>
            <w:r w:rsidR="00471BAA">
              <w:rPr>
                <w:noProof/>
                <w:webHidden/>
              </w:rPr>
              <w:tab/>
            </w:r>
            <w:r w:rsidR="00471BAA">
              <w:rPr>
                <w:noProof/>
                <w:webHidden/>
              </w:rPr>
              <w:fldChar w:fldCharType="begin"/>
            </w:r>
            <w:r w:rsidR="00471BAA">
              <w:rPr>
                <w:noProof/>
                <w:webHidden/>
              </w:rPr>
              <w:instrText xml:space="preserve"> PAGEREF _Toc172827823 \h </w:instrText>
            </w:r>
            <w:r w:rsidR="00471BAA">
              <w:rPr>
                <w:noProof/>
                <w:webHidden/>
              </w:rPr>
            </w:r>
            <w:r w:rsidR="00471BAA">
              <w:rPr>
                <w:noProof/>
                <w:webHidden/>
              </w:rPr>
              <w:fldChar w:fldCharType="separate"/>
            </w:r>
            <w:r w:rsidR="00471BAA">
              <w:rPr>
                <w:noProof/>
                <w:webHidden/>
              </w:rPr>
              <w:t>4</w:t>
            </w:r>
            <w:r w:rsidR="00471BAA">
              <w:rPr>
                <w:noProof/>
                <w:webHidden/>
              </w:rPr>
              <w:fldChar w:fldCharType="end"/>
            </w:r>
          </w:hyperlink>
        </w:p>
        <w:p w14:paraId="521B4CC9" w14:textId="36B397D9" w:rsidR="00471BAA" w:rsidRDefault="00BD5023">
          <w:pPr>
            <w:pStyle w:val="TOC1"/>
            <w:rPr>
              <w:rFonts w:cs="Vrinda"/>
              <w:b w:val="0"/>
              <w:bCs w:val="0"/>
              <w:szCs w:val="28"/>
              <w:lang w:bidi="bn-IN"/>
            </w:rPr>
          </w:pPr>
          <w:hyperlink w:anchor="_Toc172827824" w:history="1">
            <w:r w:rsidR="00471BAA" w:rsidRPr="007D5097">
              <w:rPr>
                <w:rStyle w:val="Hyperlink"/>
              </w:rPr>
              <w:t>2</w:t>
            </w:r>
            <w:r w:rsidR="00471BAA">
              <w:rPr>
                <w:rFonts w:cs="Vrinda"/>
                <w:b w:val="0"/>
                <w:bCs w:val="0"/>
                <w:szCs w:val="28"/>
                <w:lang w:bidi="bn-IN"/>
              </w:rPr>
              <w:tab/>
            </w:r>
            <w:r w:rsidR="00471BAA" w:rsidRPr="007D5097">
              <w:rPr>
                <w:rStyle w:val="Hyperlink"/>
              </w:rPr>
              <w:t>Page 1 - Animated Landing Page</w:t>
            </w:r>
            <w:r w:rsidR="00471BAA">
              <w:rPr>
                <w:webHidden/>
              </w:rPr>
              <w:tab/>
            </w:r>
            <w:r w:rsidR="00471BAA">
              <w:rPr>
                <w:webHidden/>
              </w:rPr>
              <w:fldChar w:fldCharType="begin"/>
            </w:r>
            <w:r w:rsidR="00471BAA">
              <w:rPr>
                <w:webHidden/>
              </w:rPr>
              <w:instrText xml:space="preserve"> PAGEREF _Toc172827824 \h </w:instrText>
            </w:r>
            <w:r w:rsidR="00471BAA">
              <w:rPr>
                <w:webHidden/>
              </w:rPr>
            </w:r>
            <w:r w:rsidR="00471BAA">
              <w:rPr>
                <w:webHidden/>
              </w:rPr>
              <w:fldChar w:fldCharType="separate"/>
            </w:r>
            <w:r w:rsidR="00471BAA">
              <w:rPr>
                <w:webHidden/>
              </w:rPr>
              <w:t>4</w:t>
            </w:r>
            <w:r w:rsidR="00471BAA">
              <w:rPr>
                <w:webHidden/>
              </w:rPr>
              <w:fldChar w:fldCharType="end"/>
            </w:r>
          </w:hyperlink>
        </w:p>
        <w:p w14:paraId="7C5D9DEC" w14:textId="2F4790E9" w:rsidR="00471BAA" w:rsidRDefault="00BD5023">
          <w:pPr>
            <w:pStyle w:val="TOC1"/>
            <w:rPr>
              <w:rFonts w:cs="Vrinda"/>
              <w:b w:val="0"/>
              <w:bCs w:val="0"/>
              <w:szCs w:val="28"/>
              <w:lang w:bidi="bn-IN"/>
            </w:rPr>
          </w:pPr>
          <w:hyperlink w:anchor="_Toc172827825" w:history="1">
            <w:r w:rsidR="00471BAA" w:rsidRPr="007D5097">
              <w:rPr>
                <w:rStyle w:val="Hyperlink"/>
              </w:rPr>
              <w:t>3</w:t>
            </w:r>
            <w:r w:rsidR="00471BAA">
              <w:rPr>
                <w:rFonts w:cs="Vrinda"/>
                <w:b w:val="0"/>
                <w:bCs w:val="0"/>
                <w:szCs w:val="28"/>
                <w:lang w:bidi="bn-IN"/>
              </w:rPr>
              <w:tab/>
            </w:r>
            <w:r w:rsidR="00471BAA" w:rsidRPr="007D5097">
              <w:rPr>
                <w:rStyle w:val="Hyperlink"/>
              </w:rPr>
              <w:t>Page 2 - New Home Page</w:t>
            </w:r>
            <w:r w:rsidR="00471BAA">
              <w:rPr>
                <w:webHidden/>
              </w:rPr>
              <w:tab/>
            </w:r>
            <w:r w:rsidR="00471BAA">
              <w:rPr>
                <w:webHidden/>
              </w:rPr>
              <w:fldChar w:fldCharType="begin"/>
            </w:r>
            <w:r w:rsidR="00471BAA">
              <w:rPr>
                <w:webHidden/>
              </w:rPr>
              <w:instrText xml:space="preserve"> PAGEREF _Toc172827825 \h </w:instrText>
            </w:r>
            <w:r w:rsidR="00471BAA">
              <w:rPr>
                <w:webHidden/>
              </w:rPr>
            </w:r>
            <w:r w:rsidR="00471BAA">
              <w:rPr>
                <w:webHidden/>
              </w:rPr>
              <w:fldChar w:fldCharType="separate"/>
            </w:r>
            <w:r w:rsidR="00471BAA">
              <w:rPr>
                <w:webHidden/>
              </w:rPr>
              <w:t>4</w:t>
            </w:r>
            <w:r w:rsidR="00471BAA">
              <w:rPr>
                <w:webHidden/>
              </w:rPr>
              <w:fldChar w:fldCharType="end"/>
            </w:r>
          </w:hyperlink>
        </w:p>
        <w:p w14:paraId="2E805DF2" w14:textId="1FFD0918" w:rsidR="00471BAA" w:rsidRDefault="00BD5023">
          <w:pPr>
            <w:pStyle w:val="TOC2"/>
            <w:tabs>
              <w:tab w:val="left" w:pos="880"/>
              <w:tab w:val="right" w:leader="dot" w:pos="9016"/>
            </w:tabs>
            <w:rPr>
              <w:rFonts w:cs="Vrinda"/>
              <w:noProof/>
              <w:szCs w:val="28"/>
              <w:lang w:bidi="bn-IN"/>
            </w:rPr>
          </w:pPr>
          <w:hyperlink w:anchor="_Toc172827826" w:history="1">
            <w:r w:rsidR="00471BAA" w:rsidRPr="007D5097">
              <w:rPr>
                <w:rStyle w:val="Hyperlink"/>
                <w:noProof/>
              </w:rPr>
              <w:t>3.1</w:t>
            </w:r>
            <w:r w:rsidR="00471BAA">
              <w:rPr>
                <w:rFonts w:cs="Vrinda"/>
                <w:noProof/>
                <w:szCs w:val="28"/>
                <w:lang w:bidi="bn-IN"/>
              </w:rPr>
              <w:tab/>
            </w:r>
            <w:r w:rsidR="00471BAA" w:rsidRPr="007D5097">
              <w:rPr>
                <w:rStyle w:val="Hyperlink"/>
                <w:noProof/>
              </w:rPr>
              <w:t>Information to display on hover</w:t>
            </w:r>
            <w:r w:rsidR="00471BAA">
              <w:rPr>
                <w:noProof/>
                <w:webHidden/>
              </w:rPr>
              <w:tab/>
            </w:r>
            <w:r w:rsidR="00471BAA">
              <w:rPr>
                <w:noProof/>
                <w:webHidden/>
              </w:rPr>
              <w:fldChar w:fldCharType="begin"/>
            </w:r>
            <w:r w:rsidR="00471BAA">
              <w:rPr>
                <w:noProof/>
                <w:webHidden/>
              </w:rPr>
              <w:instrText xml:space="preserve"> PAGEREF _Toc172827826 \h </w:instrText>
            </w:r>
            <w:r w:rsidR="00471BAA">
              <w:rPr>
                <w:noProof/>
                <w:webHidden/>
              </w:rPr>
            </w:r>
            <w:r w:rsidR="00471BAA">
              <w:rPr>
                <w:noProof/>
                <w:webHidden/>
              </w:rPr>
              <w:fldChar w:fldCharType="separate"/>
            </w:r>
            <w:r w:rsidR="00471BAA">
              <w:rPr>
                <w:noProof/>
                <w:webHidden/>
              </w:rPr>
              <w:t>4</w:t>
            </w:r>
            <w:r w:rsidR="00471BAA">
              <w:rPr>
                <w:noProof/>
                <w:webHidden/>
              </w:rPr>
              <w:fldChar w:fldCharType="end"/>
            </w:r>
          </w:hyperlink>
        </w:p>
        <w:p w14:paraId="0DA0E675" w14:textId="49D4F25E" w:rsidR="00471BAA" w:rsidRDefault="00BD5023">
          <w:pPr>
            <w:pStyle w:val="TOC1"/>
            <w:rPr>
              <w:rFonts w:cs="Vrinda"/>
              <w:b w:val="0"/>
              <w:bCs w:val="0"/>
              <w:szCs w:val="28"/>
              <w:lang w:bidi="bn-IN"/>
            </w:rPr>
          </w:pPr>
          <w:hyperlink w:anchor="_Toc172827827" w:history="1">
            <w:r w:rsidR="00471BAA" w:rsidRPr="007D5097">
              <w:rPr>
                <w:rStyle w:val="Hyperlink"/>
              </w:rPr>
              <w:t>4</w:t>
            </w:r>
            <w:r w:rsidR="00471BAA">
              <w:rPr>
                <w:rFonts w:cs="Vrinda"/>
                <w:b w:val="0"/>
                <w:bCs w:val="0"/>
                <w:szCs w:val="28"/>
                <w:lang w:bidi="bn-IN"/>
              </w:rPr>
              <w:tab/>
            </w:r>
            <w:r w:rsidR="00471BAA" w:rsidRPr="007D5097">
              <w:rPr>
                <w:rStyle w:val="Hyperlink"/>
              </w:rPr>
              <w:t>Page 3 – Explore Index</w:t>
            </w:r>
            <w:r w:rsidR="00471BAA">
              <w:rPr>
                <w:webHidden/>
              </w:rPr>
              <w:tab/>
            </w:r>
            <w:r w:rsidR="00471BAA">
              <w:rPr>
                <w:webHidden/>
              </w:rPr>
              <w:fldChar w:fldCharType="begin"/>
            </w:r>
            <w:r w:rsidR="00471BAA">
              <w:rPr>
                <w:webHidden/>
              </w:rPr>
              <w:instrText xml:space="preserve"> PAGEREF _Toc172827827 \h </w:instrText>
            </w:r>
            <w:r w:rsidR="00471BAA">
              <w:rPr>
                <w:webHidden/>
              </w:rPr>
            </w:r>
            <w:r w:rsidR="00471BAA">
              <w:rPr>
                <w:webHidden/>
              </w:rPr>
              <w:fldChar w:fldCharType="separate"/>
            </w:r>
            <w:r w:rsidR="00471BAA">
              <w:rPr>
                <w:webHidden/>
              </w:rPr>
              <w:t>7</w:t>
            </w:r>
            <w:r w:rsidR="00471BAA">
              <w:rPr>
                <w:webHidden/>
              </w:rPr>
              <w:fldChar w:fldCharType="end"/>
            </w:r>
          </w:hyperlink>
        </w:p>
        <w:p w14:paraId="70B5CC4D" w14:textId="6591A890" w:rsidR="00471BAA" w:rsidRDefault="00BD5023">
          <w:pPr>
            <w:pStyle w:val="TOC1"/>
            <w:rPr>
              <w:rFonts w:cs="Vrinda"/>
              <w:b w:val="0"/>
              <w:bCs w:val="0"/>
              <w:szCs w:val="28"/>
              <w:lang w:bidi="bn-IN"/>
            </w:rPr>
          </w:pPr>
          <w:hyperlink w:anchor="_Toc172827828" w:history="1">
            <w:r w:rsidR="00471BAA" w:rsidRPr="007D5097">
              <w:rPr>
                <w:rStyle w:val="Hyperlink"/>
              </w:rPr>
              <w:t>5</w:t>
            </w:r>
            <w:r w:rsidR="00471BAA">
              <w:rPr>
                <w:rFonts w:cs="Vrinda"/>
                <w:b w:val="0"/>
                <w:bCs w:val="0"/>
                <w:szCs w:val="28"/>
                <w:lang w:bidi="bn-IN"/>
              </w:rPr>
              <w:tab/>
            </w:r>
            <w:r w:rsidR="00471BAA" w:rsidRPr="007D5097">
              <w:rPr>
                <w:rStyle w:val="Hyperlink"/>
              </w:rPr>
              <w:t>Page 4 – State Profile</w:t>
            </w:r>
            <w:r w:rsidR="00471BAA">
              <w:rPr>
                <w:webHidden/>
              </w:rPr>
              <w:tab/>
            </w:r>
            <w:r w:rsidR="00471BAA">
              <w:rPr>
                <w:webHidden/>
              </w:rPr>
              <w:fldChar w:fldCharType="begin"/>
            </w:r>
            <w:r w:rsidR="00471BAA">
              <w:rPr>
                <w:webHidden/>
              </w:rPr>
              <w:instrText xml:space="preserve"> PAGEREF _Toc172827828 \h </w:instrText>
            </w:r>
            <w:r w:rsidR="00471BAA">
              <w:rPr>
                <w:webHidden/>
              </w:rPr>
            </w:r>
            <w:r w:rsidR="00471BAA">
              <w:rPr>
                <w:webHidden/>
              </w:rPr>
              <w:fldChar w:fldCharType="separate"/>
            </w:r>
            <w:r w:rsidR="00471BAA">
              <w:rPr>
                <w:webHidden/>
              </w:rPr>
              <w:t>7</w:t>
            </w:r>
            <w:r w:rsidR="00471BAA">
              <w:rPr>
                <w:webHidden/>
              </w:rPr>
              <w:fldChar w:fldCharType="end"/>
            </w:r>
          </w:hyperlink>
        </w:p>
        <w:p w14:paraId="096B8FDA" w14:textId="2FB49EB4" w:rsidR="00471BAA" w:rsidRDefault="00BD5023">
          <w:pPr>
            <w:pStyle w:val="TOC2"/>
            <w:tabs>
              <w:tab w:val="left" w:pos="880"/>
              <w:tab w:val="right" w:leader="dot" w:pos="9016"/>
            </w:tabs>
            <w:rPr>
              <w:rFonts w:cs="Vrinda"/>
              <w:noProof/>
              <w:szCs w:val="28"/>
              <w:lang w:bidi="bn-IN"/>
            </w:rPr>
          </w:pPr>
          <w:hyperlink w:anchor="_Toc172827829" w:history="1">
            <w:r w:rsidR="00471BAA" w:rsidRPr="007D5097">
              <w:rPr>
                <w:rStyle w:val="Hyperlink"/>
                <w:noProof/>
              </w:rPr>
              <w:t>5.1</w:t>
            </w:r>
            <w:r w:rsidR="00471BAA">
              <w:rPr>
                <w:rFonts w:cs="Vrinda"/>
                <w:noProof/>
                <w:szCs w:val="28"/>
                <w:lang w:bidi="bn-IN"/>
              </w:rPr>
              <w:tab/>
            </w:r>
            <w:r w:rsidR="00471BAA" w:rsidRPr="007D5097">
              <w:rPr>
                <w:rStyle w:val="Hyperlink"/>
                <w:noProof/>
              </w:rPr>
              <w:t>State Statistics</w:t>
            </w:r>
            <w:r w:rsidR="00471BAA">
              <w:rPr>
                <w:noProof/>
                <w:webHidden/>
              </w:rPr>
              <w:tab/>
            </w:r>
            <w:r w:rsidR="00471BAA">
              <w:rPr>
                <w:noProof/>
                <w:webHidden/>
              </w:rPr>
              <w:fldChar w:fldCharType="begin"/>
            </w:r>
            <w:r w:rsidR="00471BAA">
              <w:rPr>
                <w:noProof/>
                <w:webHidden/>
              </w:rPr>
              <w:instrText xml:space="preserve"> PAGEREF _Toc172827829 \h </w:instrText>
            </w:r>
            <w:r w:rsidR="00471BAA">
              <w:rPr>
                <w:noProof/>
                <w:webHidden/>
              </w:rPr>
            </w:r>
            <w:r w:rsidR="00471BAA">
              <w:rPr>
                <w:noProof/>
                <w:webHidden/>
              </w:rPr>
              <w:fldChar w:fldCharType="separate"/>
            </w:r>
            <w:r w:rsidR="00471BAA">
              <w:rPr>
                <w:noProof/>
                <w:webHidden/>
              </w:rPr>
              <w:t>7</w:t>
            </w:r>
            <w:r w:rsidR="00471BAA">
              <w:rPr>
                <w:noProof/>
                <w:webHidden/>
              </w:rPr>
              <w:fldChar w:fldCharType="end"/>
            </w:r>
          </w:hyperlink>
        </w:p>
        <w:p w14:paraId="7E7A44A1" w14:textId="3AE49114" w:rsidR="00471BAA" w:rsidRDefault="00BD5023">
          <w:pPr>
            <w:pStyle w:val="TOC2"/>
            <w:tabs>
              <w:tab w:val="left" w:pos="880"/>
              <w:tab w:val="right" w:leader="dot" w:pos="9016"/>
            </w:tabs>
            <w:rPr>
              <w:rFonts w:cs="Vrinda"/>
              <w:noProof/>
              <w:szCs w:val="28"/>
              <w:lang w:bidi="bn-IN"/>
            </w:rPr>
          </w:pPr>
          <w:hyperlink w:anchor="_Toc172827830" w:history="1">
            <w:r w:rsidR="00471BAA" w:rsidRPr="007D5097">
              <w:rPr>
                <w:rStyle w:val="Hyperlink"/>
                <w:noProof/>
              </w:rPr>
              <w:t>5.2</w:t>
            </w:r>
            <w:r w:rsidR="00471BAA">
              <w:rPr>
                <w:rFonts w:cs="Vrinda"/>
                <w:noProof/>
                <w:szCs w:val="28"/>
                <w:lang w:bidi="bn-IN"/>
              </w:rPr>
              <w:tab/>
            </w:r>
            <w:r w:rsidR="00471BAA" w:rsidRPr="007D5097">
              <w:rPr>
                <w:rStyle w:val="Hyperlink"/>
                <w:noProof/>
              </w:rPr>
              <w:t>IEMI Rank</w:t>
            </w:r>
            <w:r w:rsidR="00471BAA">
              <w:rPr>
                <w:noProof/>
                <w:webHidden/>
              </w:rPr>
              <w:tab/>
            </w:r>
            <w:r w:rsidR="00471BAA">
              <w:rPr>
                <w:noProof/>
                <w:webHidden/>
              </w:rPr>
              <w:fldChar w:fldCharType="begin"/>
            </w:r>
            <w:r w:rsidR="00471BAA">
              <w:rPr>
                <w:noProof/>
                <w:webHidden/>
              </w:rPr>
              <w:instrText xml:space="preserve"> PAGEREF _Toc172827830 \h </w:instrText>
            </w:r>
            <w:r w:rsidR="00471BAA">
              <w:rPr>
                <w:noProof/>
                <w:webHidden/>
              </w:rPr>
            </w:r>
            <w:r w:rsidR="00471BAA">
              <w:rPr>
                <w:noProof/>
                <w:webHidden/>
              </w:rPr>
              <w:fldChar w:fldCharType="separate"/>
            </w:r>
            <w:r w:rsidR="00471BAA">
              <w:rPr>
                <w:noProof/>
                <w:webHidden/>
              </w:rPr>
              <w:t>7</w:t>
            </w:r>
            <w:r w:rsidR="00471BAA">
              <w:rPr>
                <w:noProof/>
                <w:webHidden/>
              </w:rPr>
              <w:fldChar w:fldCharType="end"/>
            </w:r>
          </w:hyperlink>
        </w:p>
        <w:p w14:paraId="33A7DBA9" w14:textId="2E9A9F7C" w:rsidR="00471BAA" w:rsidRDefault="00BD5023">
          <w:pPr>
            <w:pStyle w:val="TOC2"/>
            <w:tabs>
              <w:tab w:val="left" w:pos="880"/>
              <w:tab w:val="right" w:leader="dot" w:pos="9016"/>
            </w:tabs>
            <w:rPr>
              <w:rFonts w:cs="Vrinda"/>
              <w:noProof/>
              <w:szCs w:val="28"/>
              <w:lang w:bidi="bn-IN"/>
            </w:rPr>
          </w:pPr>
          <w:hyperlink w:anchor="_Toc172827831" w:history="1">
            <w:r w:rsidR="00471BAA" w:rsidRPr="007D5097">
              <w:rPr>
                <w:rStyle w:val="Hyperlink"/>
                <w:noProof/>
              </w:rPr>
              <w:t>5.3</w:t>
            </w:r>
            <w:r w:rsidR="00471BAA">
              <w:rPr>
                <w:rFonts w:cs="Vrinda"/>
                <w:noProof/>
                <w:szCs w:val="28"/>
                <w:lang w:bidi="bn-IN"/>
              </w:rPr>
              <w:tab/>
            </w:r>
            <w:r w:rsidR="00471BAA" w:rsidRPr="007D5097">
              <w:rPr>
                <w:rStyle w:val="Hyperlink"/>
                <w:noProof/>
              </w:rPr>
              <w:t>Themes</w:t>
            </w:r>
            <w:r w:rsidR="00471BAA">
              <w:rPr>
                <w:noProof/>
                <w:webHidden/>
              </w:rPr>
              <w:tab/>
            </w:r>
            <w:r w:rsidR="00471BAA">
              <w:rPr>
                <w:noProof/>
                <w:webHidden/>
              </w:rPr>
              <w:fldChar w:fldCharType="begin"/>
            </w:r>
            <w:r w:rsidR="00471BAA">
              <w:rPr>
                <w:noProof/>
                <w:webHidden/>
              </w:rPr>
              <w:instrText xml:space="preserve"> PAGEREF _Toc172827831 \h </w:instrText>
            </w:r>
            <w:r w:rsidR="00471BAA">
              <w:rPr>
                <w:noProof/>
                <w:webHidden/>
              </w:rPr>
            </w:r>
            <w:r w:rsidR="00471BAA">
              <w:rPr>
                <w:noProof/>
                <w:webHidden/>
              </w:rPr>
              <w:fldChar w:fldCharType="separate"/>
            </w:r>
            <w:r w:rsidR="00471BAA">
              <w:rPr>
                <w:noProof/>
                <w:webHidden/>
              </w:rPr>
              <w:t>7</w:t>
            </w:r>
            <w:r w:rsidR="00471BAA">
              <w:rPr>
                <w:noProof/>
                <w:webHidden/>
              </w:rPr>
              <w:fldChar w:fldCharType="end"/>
            </w:r>
          </w:hyperlink>
        </w:p>
        <w:p w14:paraId="49A2AFF2" w14:textId="2D920E20" w:rsidR="00471BAA" w:rsidRDefault="00BD5023">
          <w:pPr>
            <w:pStyle w:val="TOC2"/>
            <w:tabs>
              <w:tab w:val="left" w:pos="880"/>
              <w:tab w:val="right" w:leader="dot" w:pos="9016"/>
            </w:tabs>
            <w:rPr>
              <w:rFonts w:cs="Vrinda"/>
              <w:noProof/>
              <w:szCs w:val="28"/>
              <w:lang w:bidi="bn-IN"/>
            </w:rPr>
          </w:pPr>
          <w:hyperlink w:anchor="_Toc172827832" w:history="1">
            <w:r w:rsidR="00471BAA" w:rsidRPr="007D5097">
              <w:rPr>
                <w:rStyle w:val="Hyperlink"/>
                <w:noProof/>
              </w:rPr>
              <w:t>5.4</w:t>
            </w:r>
            <w:r w:rsidR="00471BAA">
              <w:rPr>
                <w:rFonts w:cs="Vrinda"/>
                <w:noProof/>
                <w:szCs w:val="28"/>
                <w:lang w:bidi="bn-IN"/>
              </w:rPr>
              <w:tab/>
            </w:r>
            <w:r w:rsidR="00471BAA" w:rsidRPr="007D5097">
              <w:rPr>
                <w:rStyle w:val="Hyperlink"/>
                <w:noProof/>
              </w:rPr>
              <w:t>Indicators Rank and Score</w:t>
            </w:r>
            <w:r w:rsidR="00471BAA">
              <w:rPr>
                <w:noProof/>
                <w:webHidden/>
              </w:rPr>
              <w:tab/>
            </w:r>
            <w:r w:rsidR="00471BAA">
              <w:rPr>
                <w:noProof/>
                <w:webHidden/>
              </w:rPr>
              <w:fldChar w:fldCharType="begin"/>
            </w:r>
            <w:r w:rsidR="00471BAA">
              <w:rPr>
                <w:noProof/>
                <w:webHidden/>
              </w:rPr>
              <w:instrText xml:space="preserve"> PAGEREF _Toc172827832 \h </w:instrText>
            </w:r>
            <w:r w:rsidR="00471BAA">
              <w:rPr>
                <w:noProof/>
                <w:webHidden/>
              </w:rPr>
            </w:r>
            <w:r w:rsidR="00471BAA">
              <w:rPr>
                <w:noProof/>
                <w:webHidden/>
              </w:rPr>
              <w:fldChar w:fldCharType="separate"/>
            </w:r>
            <w:r w:rsidR="00471BAA">
              <w:rPr>
                <w:noProof/>
                <w:webHidden/>
              </w:rPr>
              <w:t>8</w:t>
            </w:r>
            <w:r w:rsidR="00471BAA">
              <w:rPr>
                <w:noProof/>
                <w:webHidden/>
              </w:rPr>
              <w:fldChar w:fldCharType="end"/>
            </w:r>
          </w:hyperlink>
        </w:p>
        <w:p w14:paraId="0144B0AF" w14:textId="5803572D" w:rsidR="00471BAA" w:rsidRDefault="00BD5023">
          <w:pPr>
            <w:pStyle w:val="TOC2"/>
            <w:tabs>
              <w:tab w:val="left" w:pos="880"/>
              <w:tab w:val="right" w:leader="dot" w:pos="9016"/>
            </w:tabs>
            <w:rPr>
              <w:rFonts w:cs="Vrinda"/>
              <w:noProof/>
              <w:szCs w:val="28"/>
              <w:lang w:bidi="bn-IN"/>
            </w:rPr>
          </w:pPr>
          <w:hyperlink w:anchor="_Toc172827833" w:history="1">
            <w:r w:rsidR="00471BAA" w:rsidRPr="007D5097">
              <w:rPr>
                <w:rStyle w:val="Hyperlink"/>
                <w:noProof/>
              </w:rPr>
              <w:t>5.5</w:t>
            </w:r>
            <w:r w:rsidR="00471BAA">
              <w:rPr>
                <w:rFonts w:cs="Vrinda"/>
                <w:noProof/>
                <w:szCs w:val="28"/>
                <w:lang w:bidi="bn-IN"/>
              </w:rPr>
              <w:tab/>
            </w:r>
            <w:r w:rsidR="00471BAA" w:rsidRPr="007D5097">
              <w:rPr>
                <w:rStyle w:val="Hyperlink"/>
                <w:noProof/>
              </w:rPr>
              <w:t>Navigation Pane</w:t>
            </w:r>
            <w:r w:rsidR="00471BAA">
              <w:rPr>
                <w:noProof/>
                <w:webHidden/>
              </w:rPr>
              <w:tab/>
            </w:r>
            <w:r w:rsidR="00471BAA">
              <w:rPr>
                <w:noProof/>
                <w:webHidden/>
              </w:rPr>
              <w:fldChar w:fldCharType="begin"/>
            </w:r>
            <w:r w:rsidR="00471BAA">
              <w:rPr>
                <w:noProof/>
                <w:webHidden/>
              </w:rPr>
              <w:instrText xml:space="preserve"> PAGEREF _Toc172827833 \h </w:instrText>
            </w:r>
            <w:r w:rsidR="00471BAA">
              <w:rPr>
                <w:noProof/>
                <w:webHidden/>
              </w:rPr>
            </w:r>
            <w:r w:rsidR="00471BAA">
              <w:rPr>
                <w:noProof/>
                <w:webHidden/>
              </w:rPr>
              <w:fldChar w:fldCharType="separate"/>
            </w:r>
            <w:r w:rsidR="00471BAA">
              <w:rPr>
                <w:noProof/>
                <w:webHidden/>
              </w:rPr>
              <w:t>9</w:t>
            </w:r>
            <w:r w:rsidR="00471BAA">
              <w:rPr>
                <w:noProof/>
                <w:webHidden/>
              </w:rPr>
              <w:fldChar w:fldCharType="end"/>
            </w:r>
          </w:hyperlink>
        </w:p>
        <w:p w14:paraId="433ACDEA" w14:textId="7E675AE5" w:rsidR="00471BAA" w:rsidRDefault="00BD5023">
          <w:pPr>
            <w:pStyle w:val="TOC2"/>
            <w:tabs>
              <w:tab w:val="left" w:pos="880"/>
              <w:tab w:val="right" w:leader="dot" w:pos="9016"/>
            </w:tabs>
            <w:rPr>
              <w:rFonts w:cs="Vrinda"/>
              <w:noProof/>
              <w:szCs w:val="28"/>
              <w:lang w:bidi="bn-IN"/>
            </w:rPr>
          </w:pPr>
          <w:hyperlink w:anchor="_Toc172827834" w:history="1">
            <w:r w:rsidR="00471BAA" w:rsidRPr="007D5097">
              <w:rPr>
                <w:rStyle w:val="Hyperlink"/>
                <w:noProof/>
              </w:rPr>
              <w:t>5.6</w:t>
            </w:r>
            <w:r w:rsidR="00471BAA">
              <w:rPr>
                <w:rFonts w:cs="Vrinda"/>
                <w:noProof/>
                <w:szCs w:val="28"/>
                <w:lang w:bidi="bn-IN"/>
              </w:rPr>
              <w:tab/>
            </w:r>
            <w:r w:rsidR="00471BAA" w:rsidRPr="007D5097">
              <w:rPr>
                <w:rStyle w:val="Hyperlink"/>
                <w:noProof/>
              </w:rPr>
              <w:t>Transport Electrification Progress – Outcomes</w:t>
            </w:r>
            <w:r w:rsidR="00471BAA">
              <w:rPr>
                <w:noProof/>
                <w:webHidden/>
              </w:rPr>
              <w:tab/>
            </w:r>
            <w:r w:rsidR="00471BAA">
              <w:rPr>
                <w:noProof/>
                <w:webHidden/>
              </w:rPr>
              <w:fldChar w:fldCharType="begin"/>
            </w:r>
            <w:r w:rsidR="00471BAA">
              <w:rPr>
                <w:noProof/>
                <w:webHidden/>
              </w:rPr>
              <w:instrText xml:space="preserve"> PAGEREF _Toc172827834 \h </w:instrText>
            </w:r>
            <w:r w:rsidR="00471BAA">
              <w:rPr>
                <w:noProof/>
                <w:webHidden/>
              </w:rPr>
            </w:r>
            <w:r w:rsidR="00471BAA">
              <w:rPr>
                <w:noProof/>
                <w:webHidden/>
              </w:rPr>
              <w:fldChar w:fldCharType="separate"/>
            </w:r>
            <w:r w:rsidR="00471BAA">
              <w:rPr>
                <w:noProof/>
                <w:webHidden/>
              </w:rPr>
              <w:t>9</w:t>
            </w:r>
            <w:r w:rsidR="00471BAA">
              <w:rPr>
                <w:noProof/>
                <w:webHidden/>
              </w:rPr>
              <w:fldChar w:fldCharType="end"/>
            </w:r>
          </w:hyperlink>
        </w:p>
        <w:p w14:paraId="41FA6785" w14:textId="6868DDA1" w:rsidR="00471BAA" w:rsidRDefault="00BD5023">
          <w:pPr>
            <w:pStyle w:val="TOC2"/>
            <w:tabs>
              <w:tab w:val="left" w:pos="880"/>
              <w:tab w:val="right" w:leader="dot" w:pos="9016"/>
            </w:tabs>
            <w:rPr>
              <w:rFonts w:cs="Vrinda"/>
              <w:noProof/>
              <w:szCs w:val="28"/>
              <w:lang w:bidi="bn-IN"/>
            </w:rPr>
          </w:pPr>
          <w:hyperlink w:anchor="_Toc172827835" w:history="1">
            <w:r w:rsidR="00471BAA" w:rsidRPr="007D5097">
              <w:rPr>
                <w:rStyle w:val="Hyperlink"/>
                <w:noProof/>
              </w:rPr>
              <w:t>5.7</w:t>
            </w:r>
            <w:r w:rsidR="00471BAA">
              <w:rPr>
                <w:rFonts w:cs="Vrinda"/>
                <w:noProof/>
                <w:szCs w:val="28"/>
                <w:lang w:bidi="bn-IN"/>
              </w:rPr>
              <w:tab/>
            </w:r>
            <w:r w:rsidR="00471BAA" w:rsidRPr="007D5097">
              <w:rPr>
                <w:rStyle w:val="Hyperlink"/>
                <w:noProof/>
              </w:rPr>
              <w:t>Transport Electrification Progress – Initiatives</w:t>
            </w:r>
            <w:r w:rsidR="00471BAA">
              <w:rPr>
                <w:noProof/>
                <w:webHidden/>
              </w:rPr>
              <w:tab/>
            </w:r>
            <w:r w:rsidR="00471BAA">
              <w:rPr>
                <w:noProof/>
                <w:webHidden/>
              </w:rPr>
              <w:fldChar w:fldCharType="begin"/>
            </w:r>
            <w:r w:rsidR="00471BAA">
              <w:rPr>
                <w:noProof/>
                <w:webHidden/>
              </w:rPr>
              <w:instrText xml:space="preserve"> PAGEREF _Toc172827835 \h </w:instrText>
            </w:r>
            <w:r w:rsidR="00471BAA">
              <w:rPr>
                <w:noProof/>
                <w:webHidden/>
              </w:rPr>
            </w:r>
            <w:r w:rsidR="00471BAA">
              <w:rPr>
                <w:noProof/>
                <w:webHidden/>
              </w:rPr>
              <w:fldChar w:fldCharType="separate"/>
            </w:r>
            <w:r w:rsidR="00471BAA">
              <w:rPr>
                <w:noProof/>
                <w:webHidden/>
              </w:rPr>
              <w:t>10</w:t>
            </w:r>
            <w:r w:rsidR="00471BAA">
              <w:rPr>
                <w:noProof/>
                <w:webHidden/>
              </w:rPr>
              <w:fldChar w:fldCharType="end"/>
            </w:r>
          </w:hyperlink>
        </w:p>
        <w:p w14:paraId="3E6232A2" w14:textId="2BF5F4C6" w:rsidR="00471BAA" w:rsidRDefault="00BD5023">
          <w:pPr>
            <w:pStyle w:val="TOC2"/>
            <w:tabs>
              <w:tab w:val="left" w:pos="880"/>
              <w:tab w:val="right" w:leader="dot" w:pos="9016"/>
            </w:tabs>
            <w:rPr>
              <w:rFonts w:cs="Vrinda"/>
              <w:noProof/>
              <w:szCs w:val="28"/>
              <w:lang w:bidi="bn-IN"/>
            </w:rPr>
          </w:pPr>
          <w:hyperlink w:anchor="_Toc172827836" w:history="1">
            <w:r w:rsidR="00471BAA" w:rsidRPr="007D5097">
              <w:rPr>
                <w:rStyle w:val="Hyperlink"/>
                <w:noProof/>
              </w:rPr>
              <w:t>5.8</w:t>
            </w:r>
            <w:r w:rsidR="00471BAA">
              <w:rPr>
                <w:rFonts w:cs="Vrinda"/>
                <w:noProof/>
                <w:szCs w:val="28"/>
                <w:lang w:bidi="bn-IN"/>
              </w:rPr>
              <w:tab/>
            </w:r>
            <w:r w:rsidR="00471BAA" w:rsidRPr="007D5097">
              <w:rPr>
                <w:rStyle w:val="Hyperlink"/>
                <w:noProof/>
              </w:rPr>
              <w:t>Transport Electrification Progress – Purchase Incentives</w:t>
            </w:r>
            <w:r w:rsidR="00471BAA">
              <w:rPr>
                <w:noProof/>
                <w:webHidden/>
              </w:rPr>
              <w:tab/>
            </w:r>
            <w:r w:rsidR="00471BAA">
              <w:rPr>
                <w:noProof/>
                <w:webHidden/>
              </w:rPr>
              <w:fldChar w:fldCharType="begin"/>
            </w:r>
            <w:r w:rsidR="00471BAA">
              <w:rPr>
                <w:noProof/>
                <w:webHidden/>
              </w:rPr>
              <w:instrText xml:space="preserve"> PAGEREF _Toc172827836 \h </w:instrText>
            </w:r>
            <w:r w:rsidR="00471BAA">
              <w:rPr>
                <w:noProof/>
                <w:webHidden/>
              </w:rPr>
            </w:r>
            <w:r w:rsidR="00471BAA">
              <w:rPr>
                <w:noProof/>
                <w:webHidden/>
              </w:rPr>
              <w:fldChar w:fldCharType="separate"/>
            </w:r>
            <w:r w:rsidR="00471BAA">
              <w:rPr>
                <w:noProof/>
                <w:webHidden/>
              </w:rPr>
              <w:t>10</w:t>
            </w:r>
            <w:r w:rsidR="00471BAA">
              <w:rPr>
                <w:noProof/>
                <w:webHidden/>
              </w:rPr>
              <w:fldChar w:fldCharType="end"/>
            </w:r>
          </w:hyperlink>
        </w:p>
        <w:p w14:paraId="583D381B" w14:textId="74A3BF2C" w:rsidR="00471BAA" w:rsidRDefault="00BD5023">
          <w:pPr>
            <w:pStyle w:val="TOC2"/>
            <w:tabs>
              <w:tab w:val="left" w:pos="880"/>
              <w:tab w:val="right" w:leader="dot" w:pos="9016"/>
            </w:tabs>
            <w:rPr>
              <w:rFonts w:cs="Vrinda"/>
              <w:noProof/>
              <w:szCs w:val="28"/>
              <w:lang w:bidi="bn-IN"/>
            </w:rPr>
          </w:pPr>
          <w:hyperlink w:anchor="_Toc172827837" w:history="1">
            <w:r w:rsidR="00471BAA" w:rsidRPr="007D5097">
              <w:rPr>
                <w:rStyle w:val="Hyperlink"/>
                <w:noProof/>
              </w:rPr>
              <w:t>5.9</w:t>
            </w:r>
            <w:r w:rsidR="00471BAA">
              <w:rPr>
                <w:rFonts w:cs="Vrinda"/>
                <w:noProof/>
                <w:szCs w:val="28"/>
                <w:lang w:bidi="bn-IN"/>
              </w:rPr>
              <w:tab/>
            </w:r>
            <w:r w:rsidR="00471BAA" w:rsidRPr="007D5097">
              <w:rPr>
                <w:rStyle w:val="Hyperlink"/>
                <w:noProof/>
              </w:rPr>
              <w:t>Units of electricity at cost of petrol</w:t>
            </w:r>
            <w:r w:rsidR="00471BAA">
              <w:rPr>
                <w:noProof/>
                <w:webHidden/>
              </w:rPr>
              <w:tab/>
            </w:r>
            <w:r w:rsidR="00471BAA">
              <w:rPr>
                <w:noProof/>
                <w:webHidden/>
              </w:rPr>
              <w:fldChar w:fldCharType="begin"/>
            </w:r>
            <w:r w:rsidR="00471BAA">
              <w:rPr>
                <w:noProof/>
                <w:webHidden/>
              </w:rPr>
              <w:instrText xml:space="preserve"> PAGEREF _Toc172827837 \h </w:instrText>
            </w:r>
            <w:r w:rsidR="00471BAA">
              <w:rPr>
                <w:noProof/>
                <w:webHidden/>
              </w:rPr>
            </w:r>
            <w:r w:rsidR="00471BAA">
              <w:rPr>
                <w:noProof/>
                <w:webHidden/>
              </w:rPr>
              <w:fldChar w:fldCharType="separate"/>
            </w:r>
            <w:r w:rsidR="00471BAA">
              <w:rPr>
                <w:noProof/>
                <w:webHidden/>
              </w:rPr>
              <w:t>11</w:t>
            </w:r>
            <w:r w:rsidR="00471BAA">
              <w:rPr>
                <w:noProof/>
                <w:webHidden/>
              </w:rPr>
              <w:fldChar w:fldCharType="end"/>
            </w:r>
          </w:hyperlink>
        </w:p>
        <w:p w14:paraId="3F9E5A0C" w14:textId="3CC1E496" w:rsidR="00471BAA" w:rsidRDefault="00BD5023">
          <w:pPr>
            <w:pStyle w:val="TOC2"/>
            <w:tabs>
              <w:tab w:val="left" w:pos="880"/>
              <w:tab w:val="right" w:leader="dot" w:pos="9016"/>
            </w:tabs>
            <w:rPr>
              <w:rFonts w:cs="Vrinda"/>
              <w:noProof/>
              <w:szCs w:val="28"/>
              <w:lang w:bidi="bn-IN"/>
            </w:rPr>
          </w:pPr>
          <w:hyperlink w:anchor="_Toc172827838" w:history="1">
            <w:r w:rsidR="00471BAA" w:rsidRPr="007D5097">
              <w:rPr>
                <w:rStyle w:val="Hyperlink"/>
                <w:noProof/>
              </w:rPr>
              <w:t>5.10</w:t>
            </w:r>
            <w:r w:rsidR="00471BAA">
              <w:rPr>
                <w:rFonts w:cs="Vrinda"/>
                <w:noProof/>
                <w:szCs w:val="28"/>
                <w:lang w:bidi="bn-IN"/>
              </w:rPr>
              <w:tab/>
            </w:r>
            <w:r w:rsidR="00471BAA" w:rsidRPr="007D5097">
              <w:rPr>
                <w:rStyle w:val="Hyperlink"/>
                <w:noProof/>
              </w:rPr>
              <w:t>EV Research and Innovation Theme</w:t>
            </w:r>
            <w:r w:rsidR="00471BAA">
              <w:rPr>
                <w:noProof/>
                <w:webHidden/>
              </w:rPr>
              <w:tab/>
            </w:r>
            <w:r w:rsidR="00471BAA">
              <w:rPr>
                <w:noProof/>
                <w:webHidden/>
              </w:rPr>
              <w:fldChar w:fldCharType="begin"/>
            </w:r>
            <w:r w:rsidR="00471BAA">
              <w:rPr>
                <w:noProof/>
                <w:webHidden/>
              </w:rPr>
              <w:instrText xml:space="preserve"> PAGEREF _Toc172827838 \h </w:instrText>
            </w:r>
            <w:r w:rsidR="00471BAA">
              <w:rPr>
                <w:noProof/>
                <w:webHidden/>
              </w:rPr>
            </w:r>
            <w:r w:rsidR="00471BAA">
              <w:rPr>
                <w:noProof/>
                <w:webHidden/>
              </w:rPr>
              <w:fldChar w:fldCharType="separate"/>
            </w:r>
            <w:r w:rsidR="00471BAA">
              <w:rPr>
                <w:noProof/>
                <w:webHidden/>
              </w:rPr>
              <w:t>11</w:t>
            </w:r>
            <w:r w:rsidR="00471BAA">
              <w:rPr>
                <w:noProof/>
                <w:webHidden/>
              </w:rPr>
              <w:fldChar w:fldCharType="end"/>
            </w:r>
          </w:hyperlink>
        </w:p>
        <w:p w14:paraId="38F149F6" w14:textId="4AF2EF81" w:rsidR="00471BAA" w:rsidRDefault="00BD5023">
          <w:pPr>
            <w:pStyle w:val="TOC2"/>
            <w:tabs>
              <w:tab w:val="left" w:pos="880"/>
              <w:tab w:val="right" w:leader="dot" w:pos="9016"/>
            </w:tabs>
            <w:rPr>
              <w:rFonts w:cs="Vrinda"/>
              <w:noProof/>
              <w:szCs w:val="28"/>
              <w:lang w:bidi="bn-IN"/>
            </w:rPr>
          </w:pPr>
          <w:hyperlink w:anchor="_Toc172827839" w:history="1">
            <w:r w:rsidR="00471BAA" w:rsidRPr="007D5097">
              <w:rPr>
                <w:rStyle w:val="Hyperlink"/>
                <w:noProof/>
              </w:rPr>
              <w:t>5.11</w:t>
            </w:r>
            <w:r w:rsidR="00471BAA">
              <w:rPr>
                <w:rFonts w:cs="Vrinda"/>
                <w:noProof/>
                <w:szCs w:val="28"/>
                <w:lang w:bidi="bn-IN"/>
              </w:rPr>
              <w:tab/>
            </w:r>
            <w:r w:rsidR="00471BAA" w:rsidRPr="007D5097">
              <w:rPr>
                <w:rStyle w:val="Hyperlink"/>
                <w:noProof/>
              </w:rPr>
              <w:t>EV Research and Innovation Theme - Outcome</w:t>
            </w:r>
            <w:r w:rsidR="00471BAA">
              <w:rPr>
                <w:noProof/>
                <w:webHidden/>
              </w:rPr>
              <w:tab/>
            </w:r>
            <w:r w:rsidR="00471BAA">
              <w:rPr>
                <w:noProof/>
                <w:webHidden/>
              </w:rPr>
              <w:fldChar w:fldCharType="begin"/>
            </w:r>
            <w:r w:rsidR="00471BAA">
              <w:rPr>
                <w:noProof/>
                <w:webHidden/>
              </w:rPr>
              <w:instrText xml:space="preserve"> PAGEREF _Toc172827839 \h </w:instrText>
            </w:r>
            <w:r w:rsidR="00471BAA">
              <w:rPr>
                <w:noProof/>
                <w:webHidden/>
              </w:rPr>
            </w:r>
            <w:r w:rsidR="00471BAA">
              <w:rPr>
                <w:noProof/>
                <w:webHidden/>
              </w:rPr>
              <w:fldChar w:fldCharType="separate"/>
            </w:r>
            <w:r w:rsidR="00471BAA">
              <w:rPr>
                <w:noProof/>
                <w:webHidden/>
              </w:rPr>
              <w:t>11</w:t>
            </w:r>
            <w:r w:rsidR="00471BAA">
              <w:rPr>
                <w:noProof/>
                <w:webHidden/>
              </w:rPr>
              <w:fldChar w:fldCharType="end"/>
            </w:r>
          </w:hyperlink>
        </w:p>
        <w:p w14:paraId="1BAF46C6" w14:textId="7576FB8F" w:rsidR="00471BAA" w:rsidRDefault="00BD5023">
          <w:pPr>
            <w:pStyle w:val="TOC2"/>
            <w:tabs>
              <w:tab w:val="left" w:pos="880"/>
              <w:tab w:val="right" w:leader="dot" w:pos="9016"/>
            </w:tabs>
            <w:rPr>
              <w:rFonts w:cs="Vrinda"/>
              <w:noProof/>
              <w:szCs w:val="28"/>
              <w:lang w:bidi="bn-IN"/>
            </w:rPr>
          </w:pPr>
          <w:hyperlink w:anchor="_Toc172827840" w:history="1">
            <w:r w:rsidR="00471BAA" w:rsidRPr="007D5097">
              <w:rPr>
                <w:rStyle w:val="Hyperlink"/>
                <w:noProof/>
              </w:rPr>
              <w:t>5.12</w:t>
            </w:r>
            <w:r w:rsidR="00471BAA">
              <w:rPr>
                <w:rFonts w:cs="Vrinda"/>
                <w:noProof/>
                <w:szCs w:val="28"/>
                <w:lang w:bidi="bn-IN"/>
              </w:rPr>
              <w:tab/>
            </w:r>
            <w:r w:rsidR="00471BAA" w:rsidRPr="007D5097">
              <w:rPr>
                <w:rStyle w:val="Hyperlink"/>
                <w:noProof/>
              </w:rPr>
              <w:t>EV Research and Innovation Theme – Initiatives</w:t>
            </w:r>
            <w:r w:rsidR="00471BAA">
              <w:rPr>
                <w:noProof/>
                <w:webHidden/>
              </w:rPr>
              <w:tab/>
            </w:r>
            <w:r w:rsidR="00471BAA">
              <w:rPr>
                <w:noProof/>
                <w:webHidden/>
              </w:rPr>
              <w:fldChar w:fldCharType="begin"/>
            </w:r>
            <w:r w:rsidR="00471BAA">
              <w:rPr>
                <w:noProof/>
                <w:webHidden/>
              </w:rPr>
              <w:instrText xml:space="preserve"> PAGEREF _Toc172827840 \h </w:instrText>
            </w:r>
            <w:r w:rsidR="00471BAA">
              <w:rPr>
                <w:noProof/>
                <w:webHidden/>
              </w:rPr>
            </w:r>
            <w:r w:rsidR="00471BAA">
              <w:rPr>
                <w:noProof/>
                <w:webHidden/>
              </w:rPr>
              <w:fldChar w:fldCharType="separate"/>
            </w:r>
            <w:r w:rsidR="00471BAA">
              <w:rPr>
                <w:noProof/>
                <w:webHidden/>
              </w:rPr>
              <w:t>12</w:t>
            </w:r>
            <w:r w:rsidR="00471BAA">
              <w:rPr>
                <w:noProof/>
                <w:webHidden/>
              </w:rPr>
              <w:fldChar w:fldCharType="end"/>
            </w:r>
          </w:hyperlink>
        </w:p>
        <w:p w14:paraId="2E3ADCB1" w14:textId="2BB58430" w:rsidR="00471BAA" w:rsidRDefault="00BD5023">
          <w:pPr>
            <w:pStyle w:val="TOC2"/>
            <w:tabs>
              <w:tab w:val="left" w:pos="880"/>
              <w:tab w:val="right" w:leader="dot" w:pos="9016"/>
            </w:tabs>
            <w:rPr>
              <w:rFonts w:cs="Vrinda"/>
              <w:noProof/>
              <w:szCs w:val="28"/>
              <w:lang w:bidi="bn-IN"/>
            </w:rPr>
          </w:pPr>
          <w:hyperlink w:anchor="_Toc172827841" w:history="1">
            <w:r w:rsidR="00471BAA" w:rsidRPr="007D5097">
              <w:rPr>
                <w:rStyle w:val="Hyperlink"/>
                <w:noProof/>
              </w:rPr>
              <w:t>5.13</w:t>
            </w:r>
            <w:r w:rsidR="00471BAA">
              <w:rPr>
                <w:rFonts w:cs="Vrinda"/>
                <w:noProof/>
                <w:szCs w:val="28"/>
                <w:lang w:bidi="bn-IN"/>
              </w:rPr>
              <w:tab/>
            </w:r>
            <w:r w:rsidR="00471BAA" w:rsidRPr="007D5097">
              <w:rPr>
                <w:rStyle w:val="Hyperlink"/>
                <w:noProof/>
              </w:rPr>
              <w:t>Charging Infrastructure Readiness – Outcomes</w:t>
            </w:r>
            <w:r w:rsidR="00471BAA">
              <w:rPr>
                <w:noProof/>
                <w:webHidden/>
              </w:rPr>
              <w:tab/>
            </w:r>
            <w:r w:rsidR="00471BAA">
              <w:rPr>
                <w:noProof/>
                <w:webHidden/>
              </w:rPr>
              <w:fldChar w:fldCharType="begin"/>
            </w:r>
            <w:r w:rsidR="00471BAA">
              <w:rPr>
                <w:noProof/>
                <w:webHidden/>
              </w:rPr>
              <w:instrText xml:space="preserve"> PAGEREF _Toc172827841 \h </w:instrText>
            </w:r>
            <w:r w:rsidR="00471BAA">
              <w:rPr>
                <w:noProof/>
                <w:webHidden/>
              </w:rPr>
            </w:r>
            <w:r w:rsidR="00471BAA">
              <w:rPr>
                <w:noProof/>
                <w:webHidden/>
              </w:rPr>
              <w:fldChar w:fldCharType="separate"/>
            </w:r>
            <w:r w:rsidR="00471BAA">
              <w:rPr>
                <w:noProof/>
                <w:webHidden/>
              </w:rPr>
              <w:t>12</w:t>
            </w:r>
            <w:r w:rsidR="00471BAA">
              <w:rPr>
                <w:noProof/>
                <w:webHidden/>
              </w:rPr>
              <w:fldChar w:fldCharType="end"/>
            </w:r>
          </w:hyperlink>
        </w:p>
        <w:p w14:paraId="23314613" w14:textId="0029553F" w:rsidR="00471BAA" w:rsidRDefault="00BD5023">
          <w:pPr>
            <w:pStyle w:val="TOC2"/>
            <w:tabs>
              <w:tab w:val="left" w:pos="880"/>
              <w:tab w:val="right" w:leader="dot" w:pos="9016"/>
            </w:tabs>
            <w:rPr>
              <w:rFonts w:cs="Vrinda"/>
              <w:noProof/>
              <w:szCs w:val="28"/>
              <w:lang w:bidi="bn-IN"/>
            </w:rPr>
          </w:pPr>
          <w:hyperlink w:anchor="_Toc172827842" w:history="1">
            <w:r w:rsidR="00471BAA" w:rsidRPr="007D5097">
              <w:rPr>
                <w:rStyle w:val="Hyperlink"/>
                <w:noProof/>
              </w:rPr>
              <w:t>5.14</w:t>
            </w:r>
            <w:r w:rsidR="00471BAA">
              <w:rPr>
                <w:rFonts w:cs="Vrinda"/>
                <w:noProof/>
                <w:szCs w:val="28"/>
                <w:lang w:bidi="bn-IN"/>
              </w:rPr>
              <w:tab/>
            </w:r>
            <w:r w:rsidR="00471BAA" w:rsidRPr="007D5097">
              <w:rPr>
                <w:rStyle w:val="Hyperlink"/>
                <w:noProof/>
              </w:rPr>
              <w:t>Charging Infrastructure Initiatives</w:t>
            </w:r>
            <w:r w:rsidR="00471BAA">
              <w:rPr>
                <w:noProof/>
                <w:webHidden/>
              </w:rPr>
              <w:tab/>
            </w:r>
            <w:r w:rsidR="00471BAA">
              <w:rPr>
                <w:noProof/>
                <w:webHidden/>
              </w:rPr>
              <w:fldChar w:fldCharType="begin"/>
            </w:r>
            <w:r w:rsidR="00471BAA">
              <w:rPr>
                <w:noProof/>
                <w:webHidden/>
              </w:rPr>
              <w:instrText xml:space="preserve"> PAGEREF _Toc172827842 \h </w:instrText>
            </w:r>
            <w:r w:rsidR="00471BAA">
              <w:rPr>
                <w:noProof/>
                <w:webHidden/>
              </w:rPr>
            </w:r>
            <w:r w:rsidR="00471BAA">
              <w:rPr>
                <w:noProof/>
                <w:webHidden/>
              </w:rPr>
              <w:fldChar w:fldCharType="separate"/>
            </w:r>
            <w:r w:rsidR="00471BAA">
              <w:rPr>
                <w:noProof/>
                <w:webHidden/>
              </w:rPr>
              <w:t>12</w:t>
            </w:r>
            <w:r w:rsidR="00471BAA">
              <w:rPr>
                <w:noProof/>
                <w:webHidden/>
              </w:rPr>
              <w:fldChar w:fldCharType="end"/>
            </w:r>
          </w:hyperlink>
        </w:p>
        <w:p w14:paraId="3459FD3A" w14:textId="45BB7DCB" w:rsidR="00471BAA" w:rsidRDefault="00BD5023">
          <w:pPr>
            <w:pStyle w:val="TOC2"/>
            <w:tabs>
              <w:tab w:val="left" w:pos="880"/>
              <w:tab w:val="right" w:leader="dot" w:pos="9016"/>
            </w:tabs>
            <w:rPr>
              <w:rFonts w:cs="Vrinda"/>
              <w:noProof/>
              <w:szCs w:val="28"/>
              <w:lang w:bidi="bn-IN"/>
            </w:rPr>
          </w:pPr>
          <w:hyperlink w:anchor="_Toc172827843" w:history="1">
            <w:r w:rsidR="00471BAA" w:rsidRPr="007D5097">
              <w:rPr>
                <w:rStyle w:val="Hyperlink"/>
                <w:noProof/>
              </w:rPr>
              <w:t>5.15</w:t>
            </w:r>
            <w:r w:rsidR="00471BAA">
              <w:rPr>
                <w:rFonts w:cs="Vrinda"/>
                <w:noProof/>
                <w:szCs w:val="28"/>
                <w:lang w:bidi="bn-IN"/>
              </w:rPr>
              <w:tab/>
            </w:r>
            <w:r w:rsidR="00471BAA" w:rsidRPr="007D5097">
              <w:rPr>
                <w:rStyle w:val="Hyperlink"/>
                <w:noProof/>
              </w:rPr>
              <w:t>Total Renewable Energy and its share</w:t>
            </w:r>
            <w:r w:rsidR="00471BAA">
              <w:rPr>
                <w:noProof/>
                <w:webHidden/>
              </w:rPr>
              <w:tab/>
            </w:r>
            <w:r w:rsidR="00471BAA">
              <w:rPr>
                <w:noProof/>
                <w:webHidden/>
              </w:rPr>
              <w:fldChar w:fldCharType="begin"/>
            </w:r>
            <w:r w:rsidR="00471BAA">
              <w:rPr>
                <w:noProof/>
                <w:webHidden/>
              </w:rPr>
              <w:instrText xml:space="preserve"> PAGEREF _Toc172827843 \h </w:instrText>
            </w:r>
            <w:r w:rsidR="00471BAA">
              <w:rPr>
                <w:noProof/>
                <w:webHidden/>
              </w:rPr>
            </w:r>
            <w:r w:rsidR="00471BAA">
              <w:rPr>
                <w:noProof/>
                <w:webHidden/>
              </w:rPr>
              <w:fldChar w:fldCharType="separate"/>
            </w:r>
            <w:r w:rsidR="00471BAA">
              <w:rPr>
                <w:noProof/>
                <w:webHidden/>
              </w:rPr>
              <w:t>13</w:t>
            </w:r>
            <w:r w:rsidR="00471BAA">
              <w:rPr>
                <w:noProof/>
                <w:webHidden/>
              </w:rPr>
              <w:fldChar w:fldCharType="end"/>
            </w:r>
          </w:hyperlink>
        </w:p>
        <w:p w14:paraId="7B5467FE" w14:textId="285AA22D" w:rsidR="00471BAA" w:rsidRDefault="00BD5023">
          <w:pPr>
            <w:pStyle w:val="TOC2"/>
            <w:tabs>
              <w:tab w:val="left" w:pos="880"/>
              <w:tab w:val="right" w:leader="dot" w:pos="9016"/>
            </w:tabs>
            <w:rPr>
              <w:rFonts w:cs="Vrinda"/>
              <w:noProof/>
              <w:szCs w:val="28"/>
              <w:lang w:bidi="bn-IN"/>
            </w:rPr>
          </w:pPr>
          <w:hyperlink w:anchor="_Toc172827844" w:history="1">
            <w:r w:rsidR="00471BAA" w:rsidRPr="007D5097">
              <w:rPr>
                <w:rStyle w:val="Hyperlink"/>
                <w:noProof/>
              </w:rPr>
              <w:t>5.16</w:t>
            </w:r>
            <w:r w:rsidR="00471BAA">
              <w:rPr>
                <w:rFonts w:cs="Vrinda"/>
                <w:noProof/>
                <w:szCs w:val="28"/>
                <w:lang w:bidi="bn-IN"/>
              </w:rPr>
              <w:tab/>
            </w:r>
            <w:r w:rsidR="00471BAA" w:rsidRPr="007D5097">
              <w:rPr>
                <w:rStyle w:val="Hyperlink"/>
                <w:noProof/>
              </w:rPr>
              <w:t>Power deficit</w:t>
            </w:r>
            <w:r w:rsidR="00471BAA">
              <w:rPr>
                <w:noProof/>
                <w:webHidden/>
              </w:rPr>
              <w:tab/>
            </w:r>
            <w:r w:rsidR="00471BAA">
              <w:rPr>
                <w:noProof/>
                <w:webHidden/>
              </w:rPr>
              <w:fldChar w:fldCharType="begin"/>
            </w:r>
            <w:r w:rsidR="00471BAA">
              <w:rPr>
                <w:noProof/>
                <w:webHidden/>
              </w:rPr>
              <w:instrText xml:space="preserve"> PAGEREF _Toc172827844 \h </w:instrText>
            </w:r>
            <w:r w:rsidR="00471BAA">
              <w:rPr>
                <w:noProof/>
                <w:webHidden/>
              </w:rPr>
            </w:r>
            <w:r w:rsidR="00471BAA">
              <w:rPr>
                <w:noProof/>
                <w:webHidden/>
              </w:rPr>
              <w:fldChar w:fldCharType="separate"/>
            </w:r>
            <w:r w:rsidR="00471BAA">
              <w:rPr>
                <w:noProof/>
                <w:webHidden/>
              </w:rPr>
              <w:t>13</w:t>
            </w:r>
            <w:r w:rsidR="00471BAA">
              <w:rPr>
                <w:noProof/>
                <w:webHidden/>
              </w:rPr>
              <w:fldChar w:fldCharType="end"/>
            </w:r>
          </w:hyperlink>
        </w:p>
        <w:p w14:paraId="702677E0" w14:textId="1A9FA129" w:rsidR="00471BAA" w:rsidRDefault="00BD5023">
          <w:pPr>
            <w:pStyle w:val="TOC2"/>
            <w:tabs>
              <w:tab w:val="left" w:pos="880"/>
              <w:tab w:val="right" w:leader="dot" w:pos="9016"/>
            </w:tabs>
            <w:rPr>
              <w:rFonts w:cs="Vrinda"/>
              <w:noProof/>
              <w:szCs w:val="28"/>
              <w:lang w:bidi="bn-IN"/>
            </w:rPr>
          </w:pPr>
          <w:hyperlink w:anchor="_Toc172827845" w:history="1">
            <w:r w:rsidR="00471BAA" w:rsidRPr="007D5097">
              <w:rPr>
                <w:rStyle w:val="Hyperlink"/>
                <w:noProof/>
              </w:rPr>
              <w:t>5.17</w:t>
            </w:r>
            <w:r w:rsidR="00471BAA">
              <w:rPr>
                <w:rFonts w:cs="Vrinda"/>
                <w:noProof/>
                <w:szCs w:val="28"/>
                <w:lang w:bidi="bn-IN"/>
              </w:rPr>
              <w:tab/>
            </w:r>
            <w:r w:rsidR="00471BAA" w:rsidRPr="007D5097">
              <w:rPr>
                <w:rStyle w:val="Hyperlink"/>
                <w:noProof/>
              </w:rPr>
              <w:t>Highlights and USPs</w:t>
            </w:r>
            <w:r w:rsidR="00471BAA">
              <w:rPr>
                <w:noProof/>
                <w:webHidden/>
              </w:rPr>
              <w:tab/>
            </w:r>
            <w:r w:rsidR="00471BAA">
              <w:rPr>
                <w:noProof/>
                <w:webHidden/>
              </w:rPr>
              <w:fldChar w:fldCharType="begin"/>
            </w:r>
            <w:r w:rsidR="00471BAA">
              <w:rPr>
                <w:noProof/>
                <w:webHidden/>
              </w:rPr>
              <w:instrText xml:space="preserve"> PAGEREF _Toc172827845 \h </w:instrText>
            </w:r>
            <w:r w:rsidR="00471BAA">
              <w:rPr>
                <w:noProof/>
                <w:webHidden/>
              </w:rPr>
            </w:r>
            <w:r w:rsidR="00471BAA">
              <w:rPr>
                <w:noProof/>
                <w:webHidden/>
              </w:rPr>
              <w:fldChar w:fldCharType="separate"/>
            </w:r>
            <w:r w:rsidR="00471BAA">
              <w:rPr>
                <w:noProof/>
                <w:webHidden/>
              </w:rPr>
              <w:t>14</w:t>
            </w:r>
            <w:r w:rsidR="00471BAA">
              <w:rPr>
                <w:noProof/>
                <w:webHidden/>
              </w:rPr>
              <w:fldChar w:fldCharType="end"/>
            </w:r>
          </w:hyperlink>
        </w:p>
        <w:p w14:paraId="0ED1CF47" w14:textId="5C5AA99E" w:rsidR="00471BAA" w:rsidRDefault="00BD5023">
          <w:pPr>
            <w:pStyle w:val="TOC2"/>
            <w:tabs>
              <w:tab w:val="left" w:pos="880"/>
              <w:tab w:val="right" w:leader="dot" w:pos="9016"/>
            </w:tabs>
            <w:rPr>
              <w:rFonts w:cs="Vrinda"/>
              <w:noProof/>
              <w:szCs w:val="28"/>
              <w:lang w:bidi="bn-IN"/>
            </w:rPr>
          </w:pPr>
          <w:hyperlink w:anchor="_Toc172827846" w:history="1">
            <w:r w:rsidR="00471BAA" w:rsidRPr="007D5097">
              <w:rPr>
                <w:rStyle w:val="Hyperlink"/>
                <w:noProof/>
              </w:rPr>
              <w:t>5.18</w:t>
            </w:r>
            <w:r w:rsidR="00471BAA">
              <w:rPr>
                <w:rFonts w:cs="Vrinda"/>
                <w:noProof/>
                <w:szCs w:val="28"/>
                <w:lang w:bidi="bn-IN"/>
              </w:rPr>
              <w:tab/>
            </w:r>
            <w:r w:rsidR="00471BAA" w:rsidRPr="007D5097">
              <w:rPr>
                <w:rStyle w:val="Hyperlink"/>
                <w:noProof/>
              </w:rPr>
              <w:t>Recommendation section</w:t>
            </w:r>
            <w:r w:rsidR="00471BAA">
              <w:rPr>
                <w:noProof/>
                <w:webHidden/>
              </w:rPr>
              <w:tab/>
            </w:r>
            <w:r w:rsidR="00471BAA">
              <w:rPr>
                <w:noProof/>
                <w:webHidden/>
              </w:rPr>
              <w:fldChar w:fldCharType="begin"/>
            </w:r>
            <w:r w:rsidR="00471BAA">
              <w:rPr>
                <w:noProof/>
                <w:webHidden/>
              </w:rPr>
              <w:instrText xml:space="preserve"> PAGEREF _Toc172827846 \h </w:instrText>
            </w:r>
            <w:r w:rsidR="00471BAA">
              <w:rPr>
                <w:noProof/>
                <w:webHidden/>
              </w:rPr>
            </w:r>
            <w:r w:rsidR="00471BAA">
              <w:rPr>
                <w:noProof/>
                <w:webHidden/>
              </w:rPr>
              <w:fldChar w:fldCharType="separate"/>
            </w:r>
            <w:r w:rsidR="00471BAA">
              <w:rPr>
                <w:noProof/>
                <w:webHidden/>
              </w:rPr>
              <w:t>14</w:t>
            </w:r>
            <w:r w:rsidR="00471BAA">
              <w:rPr>
                <w:noProof/>
                <w:webHidden/>
              </w:rPr>
              <w:fldChar w:fldCharType="end"/>
            </w:r>
          </w:hyperlink>
        </w:p>
        <w:p w14:paraId="220996DC" w14:textId="1F66D663" w:rsidR="00471BAA" w:rsidRDefault="00BD5023">
          <w:pPr>
            <w:pStyle w:val="TOC1"/>
            <w:rPr>
              <w:rFonts w:cs="Vrinda"/>
              <w:b w:val="0"/>
              <w:bCs w:val="0"/>
              <w:szCs w:val="28"/>
              <w:lang w:bidi="bn-IN"/>
            </w:rPr>
          </w:pPr>
          <w:hyperlink w:anchor="_Toc172827847" w:history="1">
            <w:r w:rsidR="00471BAA" w:rsidRPr="007D5097">
              <w:rPr>
                <w:rStyle w:val="Hyperlink"/>
              </w:rPr>
              <w:t>6</w:t>
            </w:r>
            <w:r w:rsidR="00471BAA">
              <w:rPr>
                <w:rFonts w:cs="Vrinda"/>
                <w:b w:val="0"/>
                <w:bCs w:val="0"/>
                <w:szCs w:val="28"/>
                <w:lang w:bidi="bn-IN"/>
              </w:rPr>
              <w:tab/>
            </w:r>
            <w:r w:rsidR="00471BAA" w:rsidRPr="007D5097">
              <w:rPr>
                <w:rStyle w:val="Hyperlink"/>
              </w:rPr>
              <w:t>State Comparison Page</w:t>
            </w:r>
            <w:r w:rsidR="00471BAA">
              <w:rPr>
                <w:webHidden/>
              </w:rPr>
              <w:tab/>
            </w:r>
            <w:r w:rsidR="00471BAA">
              <w:rPr>
                <w:webHidden/>
              </w:rPr>
              <w:fldChar w:fldCharType="begin"/>
            </w:r>
            <w:r w:rsidR="00471BAA">
              <w:rPr>
                <w:webHidden/>
              </w:rPr>
              <w:instrText xml:space="preserve"> PAGEREF _Toc172827847 \h </w:instrText>
            </w:r>
            <w:r w:rsidR="00471BAA">
              <w:rPr>
                <w:webHidden/>
              </w:rPr>
            </w:r>
            <w:r w:rsidR="00471BAA">
              <w:rPr>
                <w:webHidden/>
              </w:rPr>
              <w:fldChar w:fldCharType="separate"/>
            </w:r>
            <w:r w:rsidR="00471BAA">
              <w:rPr>
                <w:webHidden/>
              </w:rPr>
              <w:t>15</w:t>
            </w:r>
            <w:r w:rsidR="00471BAA">
              <w:rPr>
                <w:webHidden/>
              </w:rPr>
              <w:fldChar w:fldCharType="end"/>
            </w:r>
          </w:hyperlink>
        </w:p>
        <w:p w14:paraId="64ED3502" w14:textId="2CA2039A" w:rsidR="00471BAA" w:rsidRDefault="00BD5023">
          <w:pPr>
            <w:pStyle w:val="TOC2"/>
            <w:tabs>
              <w:tab w:val="left" w:pos="880"/>
              <w:tab w:val="right" w:leader="dot" w:pos="9016"/>
            </w:tabs>
            <w:rPr>
              <w:rFonts w:cs="Vrinda"/>
              <w:noProof/>
              <w:szCs w:val="28"/>
              <w:lang w:bidi="bn-IN"/>
            </w:rPr>
          </w:pPr>
          <w:hyperlink w:anchor="_Toc172827848" w:history="1">
            <w:r w:rsidR="00471BAA" w:rsidRPr="007D5097">
              <w:rPr>
                <w:rStyle w:val="Hyperlink"/>
                <w:noProof/>
              </w:rPr>
              <w:t>6.1</w:t>
            </w:r>
            <w:r w:rsidR="00471BAA">
              <w:rPr>
                <w:rFonts w:cs="Vrinda"/>
                <w:noProof/>
                <w:szCs w:val="28"/>
                <w:lang w:bidi="bn-IN"/>
              </w:rPr>
              <w:tab/>
            </w:r>
            <w:r w:rsidR="00471BAA" w:rsidRPr="007D5097">
              <w:rPr>
                <w:rStyle w:val="Hyperlink"/>
                <w:noProof/>
              </w:rPr>
              <w:t>Selection</w:t>
            </w:r>
            <w:r w:rsidR="00471BAA">
              <w:rPr>
                <w:noProof/>
                <w:webHidden/>
              </w:rPr>
              <w:tab/>
            </w:r>
            <w:r w:rsidR="00471BAA">
              <w:rPr>
                <w:noProof/>
                <w:webHidden/>
              </w:rPr>
              <w:fldChar w:fldCharType="begin"/>
            </w:r>
            <w:r w:rsidR="00471BAA">
              <w:rPr>
                <w:noProof/>
                <w:webHidden/>
              </w:rPr>
              <w:instrText xml:space="preserve"> PAGEREF _Toc172827848 \h </w:instrText>
            </w:r>
            <w:r w:rsidR="00471BAA">
              <w:rPr>
                <w:noProof/>
                <w:webHidden/>
              </w:rPr>
            </w:r>
            <w:r w:rsidR="00471BAA">
              <w:rPr>
                <w:noProof/>
                <w:webHidden/>
              </w:rPr>
              <w:fldChar w:fldCharType="separate"/>
            </w:r>
            <w:r w:rsidR="00471BAA">
              <w:rPr>
                <w:noProof/>
                <w:webHidden/>
              </w:rPr>
              <w:t>15</w:t>
            </w:r>
            <w:r w:rsidR="00471BAA">
              <w:rPr>
                <w:noProof/>
                <w:webHidden/>
              </w:rPr>
              <w:fldChar w:fldCharType="end"/>
            </w:r>
          </w:hyperlink>
        </w:p>
        <w:p w14:paraId="7B178BAE" w14:textId="4AA388A4" w:rsidR="00471BAA" w:rsidRDefault="00BD5023">
          <w:pPr>
            <w:pStyle w:val="TOC2"/>
            <w:tabs>
              <w:tab w:val="left" w:pos="880"/>
              <w:tab w:val="right" w:leader="dot" w:pos="9016"/>
            </w:tabs>
            <w:rPr>
              <w:rFonts w:cs="Vrinda"/>
              <w:noProof/>
              <w:szCs w:val="28"/>
              <w:lang w:bidi="bn-IN"/>
            </w:rPr>
          </w:pPr>
          <w:hyperlink w:anchor="_Toc172827849" w:history="1">
            <w:r w:rsidR="00471BAA" w:rsidRPr="007D5097">
              <w:rPr>
                <w:rStyle w:val="Hyperlink"/>
                <w:noProof/>
              </w:rPr>
              <w:t>6.2</w:t>
            </w:r>
            <w:r w:rsidR="00471BAA">
              <w:rPr>
                <w:rFonts w:cs="Vrinda"/>
                <w:noProof/>
                <w:szCs w:val="28"/>
                <w:lang w:bidi="bn-IN"/>
              </w:rPr>
              <w:tab/>
            </w:r>
            <w:r w:rsidR="00471BAA" w:rsidRPr="007D5097">
              <w:rPr>
                <w:rStyle w:val="Hyperlink"/>
                <w:noProof/>
              </w:rPr>
              <w:t>IEMI Score Comparison Summary</w:t>
            </w:r>
            <w:r w:rsidR="00471BAA">
              <w:rPr>
                <w:noProof/>
                <w:webHidden/>
              </w:rPr>
              <w:tab/>
            </w:r>
            <w:r w:rsidR="00471BAA">
              <w:rPr>
                <w:noProof/>
                <w:webHidden/>
              </w:rPr>
              <w:fldChar w:fldCharType="begin"/>
            </w:r>
            <w:r w:rsidR="00471BAA">
              <w:rPr>
                <w:noProof/>
                <w:webHidden/>
              </w:rPr>
              <w:instrText xml:space="preserve"> PAGEREF _Toc172827849 \h </w:instrText>
            </w:r>
            <w:r w:rsidR="00471BAA">
              <w:rPr>
                <w:noProof/>
                <w:webHidden/>
              </w:rPr>
            </w:r>
            <w:r w:rsidR="00471BAA">
              <w:rPr>
                <w:noProof/>
                <w:webHidden/>
              </w:rPr>
              <w:fldChar w:fldCharType="separate"/>
            </w:r>
            <w:r w:rsidR="00471BAA">
              <w:rPr>
                <w:noProof/>
                <w:webHidden/>
              </w:rPr>
              <w:t>15</w:t>
            </w:r>
            <w:r w:rsidR="00471BAA">
              <w:rPr>
                <w:noProof/>
                <w:webHidden/>
              </w:rPr>
              <w:fldChar w:fldCharType="end"/>
            </w:r>
          </w:hyperlink>
        </w:p>
        <w:p w14:paraId="51567903" w14:textId="7255F09C" w:rsidR="00471BAA" w:rsidRDefault="00BD5023">
          <w:pPr>
            <w:pStyle w:val="TOC2"/>
            <w:tabs>
              <w:tab w:val="left" w:pos="880"/>
              <w:tab w:val="right" w:leader="dot" w:pos="9016"/>
            </w:tabs>
            <w:rPr>
              <w:rFonts w:cs="Vrinda"/>
              <w:noProof/>
              <w:szCs w:val="28"/>
              <w:lang w:bidi="bn-IN"/>
            </w:rPr>
          </w:pPr>
          <w:hyperlink w:anchor="_Toc172827850" w:history="1">
            <w:r w:rsidR="00471BAA" w:rsidRPr="007D5097">
              <w:rPr>
                <w:rStyle w:val="Hyperlink"/>
                <w:noProof/>
              </w:rPr>
              <w:t>6.3</w:t>
            </w:r>
            <w:r w:rsidR="00471BAA">
              <w:rPr>
                <w:rFonts w:cs="Vrinda"/>
                <w:noProof/>
                <w:szCs w:val="28"/>
                <w:lang w:bidi="bn-IN"/>
              </w:rPr>
              <w:tab/>
            </w:r>
            <w:r w:rsidR="00471BAA" w:rsidRPr="007D5097">
              <w:rPr>
                <w:rStyle w:val="Hyperlink"/>
                <w:noProof/>
              </w:rPr>
              <w:t>IEMI Score Summary sticky bar</w:t>
            </w:r>
            <w:r w:rsidR="00471BAA">
              <w:rPr>
                <w:noProof/>
                <w:webHidden/>
              </w:rPr>
              <w:tab/>
            </w:r>
            <w:r w:rsidR="00471BAA">
              <w:rPr>
                <w:noProof/>
                <w:webHidden/>
              </w:rPr>
              <w:fldChar w:fldCharType="begin"/>
            </w:r>
            <w:r w:rsidR="00471BAA">
              <w:rPr>
                <w:noProof/>
                <w:webHidden/>
              </w:rPr>
              <w:instrText xml:space="preserve"> PAGEREF _Toc172827850 \h </w:instrText>
            </w:r>
            <w:r w:rsidR="00471BAA">
              <w:rPr>
                <w:noProof/>
                <w:webHidden/>
              </w:rPr>
            </w:r>
            <w:r w:rsidR="00471BAA">
              <w:rPr>
                <w:noProof/>
                <w:webHidden/>
              </w:rPr>
              <w:fldChar w:fldCharType="separate"/>
            </w:r>
            <w:r w:rsidR="00471BAA">
              <w:rPr>
                <w:noProof/>
                <w:webHidden/>
              </w:rPr>
              <w:t>15</w:t>
            </w:r>
            <w:r w:rsidR="00471BAA">
              <w:rPr>
                <w:noProof/>
                <w:webHidden/>
              </w:rPr>
              <w:fldChar w:fldCharType="end"/>
            </w:r>
          </w:hyperlink>
        </w:p>
        <w:p w14:paraId="7D6D4A05" w14:textId="1E42E209" w:rsidR="00471BAA" w:rsidRDefault="00BD5023">
          <w:pPr>
            <w:pStyle w:val="TOC2"/>
            <w:tabs>
              <w:tab w:val="left" w:pos="880"/>
              <w:tab w:val="right" w:leader="dot" w:pos="9016"/>
            </w:tabs>
            <w:rPr>
              <w:rFonts w:cs="Vrinda"/>
              <w:noProof/>
              <w:szCs w:val="28"/>
              <w:lang w:bidi="bn-IN"/>
            </w:rPr>
          </w:pPr>
          <w:hyperlink w:anchor="_Toc172827851" w:history="1">
            <w:r w:rsidR="00471BAA" w:rsidRPr="007D5097">
              <w:rPr>
                <w:rStyle w:val="Hyperlink"/>
                <w:noProof/>
              </w:rPr>
              <w:t>6.4</w:t>
            </w:r>
            <w:r w:rsidR="00471BAA">
              <w:rPr>
                <w:rFonts w:cs="Vrinda"/>
                <w:noProof/>
                <w:szCs w:val="28"/>
                <w:lang w:bidi="bn-IN"/>
              </w:rPr>
              <w:tab/>
            </w:r>
            <w:r w:rsidR="00471BAA" w:rsidRPr="007D5097">
              <w:rPr>
                <w:rStyle w:val="Hyperlink"/>
                <w:noProof/>
              </w:rPr>
              <w:t>IEMI Theme Score Comparison</w:t>
            </w:r>
            <w:r w:rsidR="00471BAA">
              <w:rPr>
                <w:noProof/>
                <w:webHidden/>
              </w:rPr>
              <w:tab/>
            </w:r>
            <w:r w:rsidR="00471BAA">
              <w:rPr>
                <w:noProof/>
                <w:webHidden/>
              </w:rPr>
              <w:fldChar w:fldCharType="begin"/>
            </w:r>
            <w:r w:rsidR="00471BAA">
              <w:rPr>
                <w:noProof/>
                <w:webHidden/>
              </w:rPr>
              <w:instrText xml:space="preserve"> PAGEREF _Toc172827851 \h </w:instrText>
            </w:r>
            <w:r w:rsidR="00471BAA">
              <w:rPr>
                <w:noProof/>
                <w:webHidden/>
              </w:rPr>
            </w:r>
            <w:r w:rsidR="00471BAA">
              <w:rPr>
                <w:noProof/>
                <w:webHidden/>
              </w:rPr>
              <w:fldChar w:fldCharType="separate"/>
            </w:r>
            <w:r w:rsidR="00471BAA">
              <w:rPr>
                <w:noProof/>
                <w:webHidden/>
              </w:rPr>
              <w:t>16</w:t>
            </w:r>
            <w:r w:rsidR="00471BAA">
              <w:rPr>
                <w:noProof/>
                <w:webHidden/>
              </w:rPr>
              <w:fldChar w:fldCharType="end"/>
            </w:r>
          </w:hyperlink>
        </w:p>
        <w:p w14:paraId="64BD8B2A" w14:textId="24843A93" w:rsidR="00471BAA" w:rsidRDefault="00BD5023">
          <w:pPr>
            <w:pStyle w:val="TOC2"/>
            <w:tabs>
              <w:tab w:val="left" w:pos="880"/>
              <w:tab w:val="right" w:leader="dot" w:pos="9016"/>
            </w:tabs>
            <w:rPr>
              <w:rFonts w:cs="Vrinda"/>
              <w:noProof/>
              <w:szCs w:val="28"/>
              <w:lang w:bidi="bn-IN"/>
            </w:rPr>
          </w:pPr>
          <w:hyperlink w:anchor="_Toc172827852" w:history="1">
            <w:r w:rsidR="00471BAA" w:rsidRPr="007D5097">
              <w:rPr>
                <w:rStyle w:val="Hyperlink"/>
                <w:noProof/>
              </w:rPr>
              <w:t>6.5</w:t>
            </w:r>
            <w:r w:rsidR="00471BAA">
              <w:rPr>
                <w:rFonts w:cs="Vrinda"/>
                <w:noProof/>
                <w:szCs w:val="28"/>
                <w:lang w:bidi="bn-IN"/>
              </w:rPr>
              <w:tab/>
            </w:r>
            <w:r w:rsidR="00471BAA" w:rsidRPr="007D5097">
              <w:rPr>
                <w:rStyle w:val="Hyperlink"/>
                <w:noProof/>
              </w:rPr>
              <w:t>Navigation Pane</w:t>
            </w:r>
            <w:r w:rsidR="00471BAA">
              <w:rPr>
                <w:noProof/>
                <w:webHidden/>
              </w:rPr>
              <w:tab/>
            </w:r>
            <w:r w:rsidR="00471BAA">
              <w:rPr>
                <w:noProof/>
                <w:webHidden/>
              </w:rPr>
              <w:fldChar w:fldCharType="begin"/>
            </w:r>
            <w:r w:rsidR="00471BAA">
              <w:rPr>
                <w:noProof/>
                <w:webHidden/>
              </w:rPr>
              <w:instrText xml:space="preserve"> PAGEREF _Toc172827852 \h </w:instrText>
            </w:r>
            <w:r w:rsidR="00471BAA">
              <w:rPr>
                <w:noProof/>
                <w:webHidden/>
              </w:rPr>
            </w:r>
            <w:r w:rsidR="00471BAA">
              <w:rPr>
                <w:noProof/>
                <w:webHidden/>
              </w:rPr>
              <w:fldChar w:fldCharType="separate"/>
            </w:r>
            <w:r w:rsidR="00471BAA">
              <w:rPr>
                <w:noProof/>
                <w:webHidden/>
              </w:rPr>
              <w:t>17</w:t>
            </w:r>
            <w:r w:rsidR="00471BAA">
              <w:rPr>
                <w:noProof/>
                <w:webHidden/>
              </w:rPr>
              <w:fldChar w:fldCharType="end"/>
            </w:r>
          </w:hyperlink>
        </w:p>
        <w:p w14:paraId="5690B315" w14:textId="2F144B2C" w:rsidR="00471BAA" w:rsidRDefault="00BD5023">
          <w:pPr>
            <w:pStyle w:val="TOC2"/>
            <w:tabs>
              <w:tab w:val="left" w:pos="880"/>
              <w:tab w:val="right" w:leader="dot" w:pos="9016"/>
            </w:tabs>
            <w:rPr>
              <w:rFonts w:cs="Vrinda"/>
              <w:noProof/>
              <w:szCs w:val="28"/>
              <w:lang w:bidi="bn-IN"/>
            </w:rPr>
          </w:pPr>
          <w:hyperlink w:anchor="_Toc172827853" w:history="1">
            <w:r w:rsidR="00471BAA" w:rsidRPr="007D5097">
              <w:rPr>
                <w:rStyle w:val="Hyperlink"/>
                <w:noProof/>
              </w:rPr>
              <w:t>6.6</w:t>
            </w:r>
            <w:r w:rsidR="00471BAA">
              <w:rPr>
                <w:rFonts w:cs="Vrinda"/>
                <w:noProof/>
                <w:szCs w:val="28"/>
                <w:lang w:bidi="bn-IN"/>
              </w:rPr>
              <w:tab/>
            </w:r>
            <w:r w:rsidR="00471BAA" w:rsidRPr="007D5097">
              <w:rPr>
                <w:rStyle w:val="Hyperlink"/>
                <w:noProof/>
              </w:rPr>
              <w:t>Transport Electrification Progress - Outcome</w:t>
            </w:r>
            <w:r w:rsidR="00471BAA">
              <w:rPr>
                <w:noProof/>
                <w:webHidden/>
              </w:rPr>
              <w:tab/>
            </w:r>
            <w:r w:rsidR="00471BAA">
              <w:rPr>
                <w:noProof/>
                <w:webHidden/>
              </w:rPr>
              <w:fldChar w:fldCharType="begin"/>
            </w:r>
            <w:r w:rsidR="00471BAA">
              <w:rPr>
                <w:noProof/>
                <w:webHidden/>
              </w:rPr>
              <w:instrText xml:space="preserve"> PAGEREF _Toc172827853 \h </w:instrText>
            </w:r>
            <w:r w:rsidR="00471BAA">
              <w:rPr>
                <w:noProof/>
                <w:webHidden/>
              </w:rPr>
            </w:r>
            <w:r w:rsidR="00471BAA">
              <w:rPr>
                <w:noProof/>
                <w:webHidden/>
              </w:rPr>
              <w:fldChar w:fldCharType="separate"/>
            </w:r>
            <w:r w:rsidR="00471BAA">
              <w:rPr>
                <w:noProof/>
                <w:webHidden/>
              </w:rPr>
              <w:t>17</w:t>
            </w:r>
            <w:r w:rsidR="00471BAA">
              <w:rPr>
                <w:noProof/>
                <w:webHidden/>
              </w:rPr>
              <w:fldChar w:fldCharType="end"/>
            </w:r>
          </w:hyperlink>
        </w:p>
        <w:p w14:paraId="08330AE4" w14:textId="78693B0C" w:rsidR="00471BAA" w:rsidRDefault="00BD5023">
          <w:pPr>
            <w:pStyle w:val="TOC2"/>
            <w:tabs>
              <w:tab w:val="left" w:pos="880"/>
              <w:tab w:val="right" w:leader="dot" w:pos="9016"/>
            </w:tabs>
            <w:rPr>
              <w:rFonts w:cs="Vrinda"/>
              <w:noProof/>
              <w:szCs w:val="28"/>
              <w:lang w:bidi="bn-IN"/>
            </w:rPr>
          </w:pPr>
          <w:hyperlink w:anchor="_Toc172827854" w:history="1">
            <w:r w:rsidR="00471BAA" w:rsidRPr="007D5097">
              <w:rPr>
                <w:rStyle w:val="Hyperlink"/>
                <w:noProof/>
              </w:rPr>
              <w:t>6.7</w:t>
            </w:r>
            <w:r w:rsidR="00471BAA">
              <w:rPr>
                <w:rFonts w:cs="Vrinda"/>
                <w:noProof/>
                <w:szCs w:val="28"/>
                <w:lang w:bidi="bn-IN"/>
              </w:rPr>
              <w:tab/>
            </w:r>
            <w:r w:rsidR="00471BAA" w:rsidRPr="007D5097">
              <w:rPr>
                <w:rStyle w:val="Hyperlink"/>
                <w:noProof/>
              </w:rPr>
              <w:t>Transport Electrification Progress - Initiatives</w:t>
            </w:r>
            <w:r w:rsidR="00471BAA">
              <w:rPr>
                <w:noProof/>
                <w:webHidden/>
              </w:rPr>
              <w:tab/>
            </w:r>
            <w:r w:rsidR="00471BAA">
              <w:rPr>
                <w:noProof/>
                <w:webHidden/>
              </w:rPr>
              <w:fldChar w:fldCharType="begin"/>
            </w:r>
            <w:r w:rsidR="00471BAA">
              <w:rPr>
                <w:noProof/>
                <w:webHidden/>
              </w:rPr>
              <w:instrText xml:space="preserve"> PAGEREF _Toc172827854 \h </w:instrText>
            </w:r>
            <w:r w:rsidR="00471BAA">
              <w:rPr>
                <w:noProof/>
                <w:webHidden/>
              </w:rPr>
            </w:r>
            <w:r w:rsidR="00471BAA">
              <w:rPr>
                <w:noProof/>
                <w:webHidden/>
              </w:rPr>
              <w:fldChar w:fldCharType="separate"/>
            </w:r>
            <w:r w:rsidR="00471BAA">
              <w:rPr>
                <w:noProof/>
                <w:webHidden/>
              </w:rPr>
              <w:t>18</w:t>
            </w:r>
            <w:r w:rsidR="00471BAA">
              <w:rPr>
                <w:noProof/>
                <w:webHidden/>
              </w:rPr>
              <w:fldChar w:fldCharType="end"/>
            </w:r>
          </w:hyperlink>
        </w:p>
        <w:p w14:paraId="293593A3" w14:textId="65694B67" w:rsidR="00471BAA" w:rsidRDefault="00BD5023">
          <w:pPr>
            <w:pStyle w:val="TOC2"/>
            <w:tabs>
              <w:tab w:val="left" w:pos="880"/>
              <w:tab w:val="right" w:leader="dot" w:pos="9016"/>
            </w:tabs>
            <w:rPr>
              <w:rFonts w:cs="Vrinda"/>
              <w:noProof/>
              <w:szCs w:val="28"/>
              <w:lang w:bidi="bn-IN"/>
            </w:rPr>
          </w:pPr>
          <w:hyperlink w:anchor="_Toc172827855" w:history="1">
            <w:r w:rsidR="00471BAA" w:rsidRPr="007D5097">
              <w:rPr>
                <w:rStyle w:val="Hyperlink"/>
                <w:noProof/>
              </w:rPr>
              <w:t>6.8</w:t>
            </w:r>
            <w:r w:rsidR="00471BAA">
              <w:rPr>
                <w:rFonts w:cs="Vrinda"/>
                <w:noProof/>
                <w:szCs w:val="28"/>
                <w:lang w:bidi="bn-IN"/>
              </w:rPr>
              <w:tab/>
            </w:r>
            <w:r w:rsidR="00471BAA" w:rsidRPr="007D5097">
              <w:rPr>
                <w:rStyle w:val="Hyperlink"/>
                <w:noProof/>
              </w:rPr>
              <w:t>Transport Electrification Progress</w:t>
            </w:r>
            <w:r w:rsidR="00471BAA">
              <w:rPr>
                <w:noProof/>
                <w:webHidden/>
              </w:rPr>
              <w:tab/>
            </w:r>
            <w:r w:rsidR="00471BAA">
              <w:rPr>
                <w:noProof/>
                <w:webHidden/>
              </w:rPr>
              <w:fldChar w:fldCharType="begin"/>
            </w:r>
            <w:r w:rsidR="00471BAA">
              <w:rPr>
                <w:noProof/>
                <w:webHidden/>
              </w:rPr>
              <w:instrText xml:space="preserve"> PAGEREF _Toc172827855 \h </w:instrText>
            </w:r>
            <w:r w:rsidR="00471BAA">
              <w:rPr>
                <w:noProof/>
                <w:webHidden/>
              </w:rPr>
            </w:r>
            <w:r w:rsidR="00471BAA">
              <w:rPr>
                <w:noProof/>
                <w:webHidden/>
              </w:rPr>
              <w:fldChar w:fldCharType="separate"/>
            </w:r>
            <w:r w:rsidR="00471BAA">
              <w:rPr>
                <w:noProof/>
                <w:webHidden/>
              </w:rPr>
              <w:t>18</w:t>
            </w:r>
            <w:r w:rsidR="00471BAA">
              <w:rPr>
                <w:noProof/>
                <w:webHidden/>
              </w:rPr>
              <w:fldChar w:fldCharType="end"/>
            </w:r>
          </w:hyperlink>
        </w:p>
        <w:p w14:paraId="076DA0A5" w14:textId="13032A2A" w:rsidR="00471BAA" w:rsidRDefault="00BD5023">
          <w:pPr>
            <w:pStyle w:val="TOC1"/>
            <w:rPr>
              <w:rFonts w:cs="Vrinda"/>
              <w:b w:val="0"/>
              <w:bCs w:val="0"/>
              <w:szCs w:val="28"/>
              <w:lang w:bidi="bn-IN"/>
            </w:rPr>
          </w:pPr>
          <w:hyperlink w:anchor="_Toc172827856" w:history="1">
            <w:r w:rsidR="00471BAA" w:rsidRPr="007D5097">
              <w:rPr>
                <w:rStyle w:val="Hyperlink"/>
              </w:rPr>
              <w:t>7</w:t>
            </w:r>
            <w:r w:rsidR="00471BAA">
              <w:rPr>
                <w:rFonts w:cs="Vrinda"/>
                <w:b w:val="0"/>
                <w:bCs w:val="0"/>
                <w:szCs w:val="28"/>
                <w:lang w:bidi="bn-IN"/>
              </w:rPr>
              <w:tab/>
            </w:r>
            <w:r w:rsidR="00471BAA" w:rsidRPr="007D5097">
              <w:rPr>
                <w:rStyle w:val="Hyperlink"/>
              </w:rPr>
              <w:t>Tools and Analysis Page</w:t>
            </w:r>
            <w:r w:rsidR="00471BAA">
              <w:rPr>
                <w:webHidden/>
              </w:rPr>
              <w:tab/>
            </w:r>
            <w:r w:rsidR="00471BAA">
              <w:rPr>
                <w:webHidden/>
              </w:rPr>
              <w:fldChar w:fldCharType="begin"/>
            </w:r>
            <w:r w:rsidR="00471BAA">
              <w:rPr>
                <w:webHidden/>
              </w:rPr>
              <w:instrText xml:space="preserve"> PAGEREF _Toc172827856 \h </w:instrText>
            </w:r>
            <w:r w:rsidR="00471BAA">
              <w:rPr>
                <w:webHidden/>
              </w:rPr>
            </w:r>
            <w:r w:rsidR="00471BAA">
              <w:rPr>
                <w:webHidden/>
              </w:rPr>
              <w:fldChar w:fldCharType="separate"/>
            </w:r>
            <w:r w:rsidR="00471BAA">
              <w:rPr>
                <w:webHidden/>
              </w:rPr>
              <w:t>19</w:t>
            </w:r>
            <w:r w:rsidR="00471BAA">
              <w:rPr>
                <w:webHidden/>
              </w:rPr>
              <w:fldChar w:fldCharType="end"/>
            </w:r>
          </w:hyperlink>
        </w:p>
        <w:p w14:paraId="13B897E9" w14:textId="145D10A5" w:rsidR="00471BAA" w:rsidRDefault="00BD5023">
          <w:pPr>
            <w:pStyle w:val="TOC2"/>
            <w:tabs>
              <w:tab w:val="left" w:pos="880"/>
              <w:tab w:val="right" w:leader="dot" w:pos="9016"/>
            </w:tabs>
            <w:rPr>
              <w:rFonts w:cs="Vrinda"/>
              <w:noProof/>
              <w:szCs w:val="28"/>
              <w:lang w:bidi="bn-IN"/>
            </w:rPr>
          </w:pPr>
          <w:hyperlink w:anchor="_Toc172827857" w:history="1">
            <w:r w:rsidR="00471BAA" w:rsidRPr="007D5097">
              <w:rPr>
                <w:rStyle w:val="Hyperlink"/>
                <w:noProof/>
              </w:rPr>
              <w:t>7.1</w:t>
            </w:r>
            <w:r w:rsidR="00471BAA">
              <w:rPr>
                <w:rFonts w:cs="Vrinda"/>
                <w:noProof/>
                <w:szCs w:val="28"/>
                <w:lang w:bidi="bn-IN"/>
              </w:rPr>
              <w:tab/>
            </w:r>
            <w:r w:rsidR="00471BAA" w:rsidRPr="007D5097">
              <w:rPr>
                <w:rStyle w:val="Hyperlink"/>
                <w:noProof/>
              </w:rPr>
              <w:t>Layout</w:t>
            </w:r>
            <w:r w:rsidR="00471BAA">
              <w:rPr>
                <w:noProof/>
                <w:webHidden/>
              </w:rPr>
              <w:tab/>
            </w:r>
            <w:r w:rsidR="00471BAA">
              <w:rPr>
                <w:noProof/>
                <w:webHidden/>
              </w:rPr>
              <w:fldChar w:fldCharType="begin"/>
            </w:r>
            <w:r w:rsidR="00471BAA">
              <w:rPr>
                <w:noProof/>
                <w:webHidden/>
              </w:rPr>
              <w:instrText xml:space="preserve"> PAGEREF _Toc172827857 \h </w:instrText>
            </w:r>
            <w:r w:rsidR="00471BAA">
              <w:rPr>
                <w:noProof/>
                <w:webHidden/>
              </w:rPr>
            </w:r>
            <w:r w:rsidR="00471BAA">
              <w:rPr>
                <w:noProof/>
                <w:webHidden/>
              </w:rPr>
              <w:fldChar w:fldCharType="separate"/>
            </w:r>
            <w:r w:rsidR="00471BAA">
              <w:rPr>
                <w:noProof/>
                <w:webHidden/>
              </w:rPr>
              <w:t>19</w:t>
            </w:r>
            <w:r w:rsidR="00471BAA">
              <w:rPr>
                <w:noProof/>
                <w:webHidden/>
              </w:rPr>
              <w:fldChar w:fldCharType="end"/>
            </w:r>
          </w:hyperlink>
        </w:p>
        <w:p w14:paraId="2BA88170" w14:textId="6D167B81" w:rsidR="00471BAA" w:rsidRDefault="00BD5023">
          <w:pPr>
            <w:pStyle w:val="TOC2"/>
            <w:tabs>
              <w:tab w:val="left" w:pos="880"/>
              <w:tab w:val="right" w:leader="dot" w:pos="9016"/>
            </w:tabs>
            <w:rPr>
              <w:rFonts w:cs="Vrinda"/>
              <w:noProof/>
              <w:szCs w:val="28"/>
              <w:lang w:bidi="bn-IN"/>
            </w:rPr>
          </w:pPr>
          <w:hyperlink w:anchor="_Toc172827858" w:history="1">
            <w:r w:rsidR="00471BAA" w:rsidRPr="007D5097">
              <w:rPr>
                <w:rStyle w:val="Hyperlink"/>
                <w:noProof/>
              </w:rPr>
              <w:t>7.2</w:t>
            </w:r>
            <w:r w:rsidR="00471BAA">
              <w:rPr>
                <w:rFonts w:cs="Vrinda"/>
                <w:noProof/>
                <w:szCs w:val="28"/>
                <w:lang w:bidi="bn-IN"/>
              </w:rPr>
              <w:tab/>
            </w:r>
            <w:r w:rsidR="00471BAA" w:rsidRPr="007D5097">
              <w:rPr>
                <w:rStyle w:val="Hyperlink"/>
                <w:noProof/>
              </w:rPr>
              <w:t>Total cost of ownership</w:t>
            </w:r>
            <w:r w:rsidR="00471BAA">
              <w:rPr>
                <w:noProof/>
                <w:webHidden/>
              </w:rPr>
              <w:tab/>
            </w:r>
            <w:r w:rsidR="00471BAA">
              <w:rPr>
                <w:noProof/>
                <w:webHidden/>
              </w:rPr>
              <w:fldChar w:fldCharType="begin"/>
            </w:r>
            <w:r w:rsidR="00471BAA">
              <w:rPr>
                <w:noProof/>
                <w:webHidden/>
              </w:rPr>
              <w:instrText xml:space="preserve"> PAGEREF _Toc172827858 \h </w:instrText>
            </w:r>
            <w:r w:rsidR="00471BAA">
              <w:rPr>
                <w:noProof/>
                <w:webHidden/>
              </w:rPr>
            </w:r>
            <w:r w:rsidR="00471BAA">
              <w:rPr>
                <w:noProof/>
                <w:webHidden/>
              </w:rPr>
              <w:fldChar w:fldCharType="separate"/>
            </w:r>
            <w:r w:rsidR="00471BAA">
              <w:rPr>
                <w:noProof/>
                <w:webHidden/>
              </w:rPr>
              <w:t>19</w:t>
            </w:r>
            <w:r w:rsidR="00471BAA">
              <w:rPr>
                <w:noProof/>
                <w:webHidden/>
              </w:rPr>
              <w:fldChar w:fldCharType="end"/>
            </w:r>
          </w:hyperlink>
        </w:p>
        <w:p w14:paraId="7A7A7D93" w14:textId="19D54716" w:rsidR="00471BAA" w:rsidRDefault="00BD5023">
          <w:pPr>
            <w:pStyle w:val="TOC2"/>
            <w:tabs>
              <w:tab w:val="left" w:pos="880"/>
              <w:tab w:val="right" w:leader="dot" w:pos="9016"/>
            </w:tabs>
            <w:rPr>
              <w:rFonts w:cs="Vrinda"/>
              <w:noProof/>
              <w:szCs w:val="28"/>
              <w:lang w:bidi="bn-IN"/>
            </w:rPr>
          </w:pPr>
          <w:hyperlink w:anchor="_Toc172827859" w:history="1">
            <w:r w:rsidR="00471BAA" w:rsidRPr="007D5097">
              <w:rPr>
                <w:rStyle w:val="Hyperlink"/>
                <w:noProof/>
              </w:rPr>
              <w:t>7.3</w:t>
            </w:r>
            <w:r w:rsidR="00471BAA">
              <w:rPr>
                <w:rFonts w:cs="Vrinda"/>
                <w:noProof/>
                <w:szCs w:val="28"/>
                <w:lang w:bidi="bn-IN"/>
              </w:rPr>
              <w:tab/>
            </w:r>
            <w:r w:rsidR="00471BAA" w:rsidRPr="007D5097">
              <w:rPr>
                <w:rStyle w:val="Hyperlink"/>
                <w:noProof/>
              </w:rPr>
              <w:t>Manufacturing Units</w:t>
            </w:r>
            <w:r w:rsidR="00471BAA">
              <w:rPr>
                <w:noProof/>
                <w:webHidden/>
              </w:rPr>
              <w:tab/>
            </w:r>
            <w:r w:rsidR="00471BAA">
              <w:rPr>
                <w:noProof/>
                <w:webHidden/>
              </w:rPr>
              <w:fldChar w:fldCharType="begin"/>
            </w:r>
            <w:r w:rsidR="00471BAA">
              <w:rPr>
                <w:noProof/>
                <w:webHidden/>
              </w:rPr>
              <w:instrText xml:space="preserve"> PAGEREF _Toc172827859 \h </w:instrText>
            </w:r>
            <w:r w:rsidR="00471BAA">
              <w:rPr>
                <w:noProof/>
                <w:webHidden/>
              </w:rPr>
            </w:r>
            <w:r w:rsidR="00471BAA">
              <w:rPr>
                <w:noProof/>
                <w:webHidden/>
              </w:rPr>
              <w:fldChar w:fldCharType="separate"/>
            </w:r>
            <w:r w:rsidR="00471BAA">
              <w:rPr>
                <w:noProof/>
                <w:webHidden/>
              </w:rPr>
              <w:t>20</w:t>
            </w:r>
            <w:r w:rsidR="00471BAA">
              <w:rPr>
                <w:noProof/>
                <w:webHidden/>
              </w:rPr>
              <w:fldChar w:fldCharType="end"/>
            </w:r>
          </w:hyperlink>
        </w:p>
        <w:p w14:paraId="48307314" w14:textId="4DD12410" w:rsidR="00471BAA" w:rsidRDefault="00BD5023">
          <w:pPr>
            <w:pStyle w:val="TOC2"/>
            <w:tabs>
              <w:tab w:val="left" w:pos="880"/>
              <w:tab w:val="right" w:leader="dot" w:pos="9016"/>
            </w:tabs>
            <w:rPr>
              <w:rFonts w:cs="Vrinda"/>
              <w:noProof/>
              <w:szCs w:val="28"/>
              <w:lang w:bidi="bn-IN"/>
            </w:rPr>
          </w:pPr>
          <w:hyperlink w:anchor="_Toc172827860" w:history="1">
            <w:r w:rsidR="00471BAA" w:rsidRPr="007D5097">
              <w:rPr>
                <w:rStyle w:val="Hyperlink"/>
                <w:noProof/>
              </w:rPr>
              <w:t>7.4</w:t>
            </w:r>
            <w:r w:rsidR="00471BAA">
              <w:rPr>
                <w:rFonts w:cs="Vrinda"/>
                <w:noProof/>
                <w:szCs w:val="28"/>
                <w:lang w:bidi="bn-IN"/>
              </w:rPr>
              <w:tab/>
            </w:r>
            <w:r w:rsidR="00471BAA" w:rsidRPr="007D5097">
              <w:rPr>
                <w:rStyle w:val="Hyperlink"/>
                <w:noProof/>
              </w:rPr>
              <w:t>Electric Vehicle Market Insights</w:t>
            </w:r>
            <w:r w:rsidR="00471BAA">
              <w:rPr>
                <w:noProof/>
                <w:webHidden/>
              </w:rPr>
              <w:tab/>
            </w:r>
            <w:r w:rsidR="00471BAA">
              <w:rPr>
                <w:noProof/>
                <w:webHidden/>
              </w:rPr>
              <w:fldChar w:fldCharType="begin"/>
            </w:r>
            <w:r w:rsidR="00471BAA">
              <w:rPr>
                <w:noProof/>
                <w:webHidden/>
              </w:rPr>
              <w:instrText xml:space="preserve"> PAGEREF _Toc172827860 \h </w:instrText>
            </w:r>
            <w:r w:rsidR="00471BAA">
              <w:rPr>
                <w:noProof/>
                <w:webHidden/>
              </w:rPr>
            </w:r>
            <w:r w:rsidR="00471BAA">
              <w:rPr>
                <w:noProof/>
                <w:webHidden/>
              </w:rPr>
              <w:fldChar w:fldCharType="separate"/>
            </w:r>
            <w:r w:rsidR="00471BAA">
              <w:rPr>
                <w:noProof/>
                <w:webHidden/>
              </w:rPr>
              <w:t>20</w:t>
            </w:r>
            <w:r w:rsidR="00471BAA">
              <w:rPr>
                <w:noProof/>
                <w:webHidden/>
              </w:rPr>
              <w:fldChar w:fldCharType="end"/>
            </w:r>
          </w:hyperlink>
        </w:p>
        <w:p w14:paraId="05BB97B7" w14:textId="7B3B8BDE" w:rsidR="00471BAA" w:rsidRDefault="00BD5023">
          <w:pPr>
            <w:pStyle w:val="TOC2"/>
            <w:tabs>
              <w:tab w:val="left" w:pos="880"/>
              <w:tab w:val="right" w:leader="dot" w:pos="9016"/>
            </w:tabs>
            <w:rPr>
              <w:rFonts w:cs="Vrinda"/>
              <w:noProof/>
              <w:szCs w:val="28"/>
              <w:lang w:bidi="bn-IN"/>
            </w:rPr>
          </w:pPr>
          <w:hyperlink w:anchor="_Toc172827861" w:history="1">
            <w:r w:rsidR="00471BAA" w:rsidRPr="007D5097">
              <w:rPr>
                <w:rStyle w:val="Hyperlink"/>
                <w:noProof/>
              </w:rPr>
              <w:t>7.5</w:t>
            </w:r>
            <w:r w:rsidR="00471BAA">
              <w:rPr>
                <w:rFonts w:cs="Vrinda"/>
                <w:noProof/>
                <w:szCs w:val="28"/>
                <w:lang w:bidi="bn-IN"/>
              </w:rPr>
              <w:tab/>
            </w:r>
            <w:r w:rsidR="00471BAA" w:rsidRPr="007D5097">
              <w:rPr>
                <w:rStyle w:val="Hyperlink"/>
                <w:noProof/>
              </w:rPr>
              <w:t>Electric Vehicle Charging Tools</w:t>
            </w:r>
            <w:r w:rsidR="00471BAA">
              <w:rPr>
                <w:noProof/>
                <w:webHidden/>
              </w:rPr>
              <w:tab/>
            </w:r>
            <w:r w:rsidR="00471BAA">
              <w:rPr>
                <w:noProof/>
                <w:webHidden/>
              </w:rPr>
              <w:fldChar w:fldCharType="begin"/>
            </w:r>
            <w:r w:rsidR="00471BAA">
              <w:rPr>
                <w:noProof/>
                <w:webHidden/>
              </w:rPr>
              <w:instrText xml:space="preserve"> PAGEREF _Toc172827861 \h </w:instrText>
            </w:r>
            <w:r w:rsidR="00471BAA">
              <w:rPr>
                <w:noProof/>
                <w:webHidden/>
              </w:rPr>
            </w:r>
            <w:r w:rsidR="00471BAA">
              <w:rPr>
                <w:noProof/>
                <w:webHidden/>
              </w:rPr>
              <w:fldChar w:fldCharType="separate"/>
            </w:r>
            <w:r w:rsidR="00471BAA">
              <w:rPr>
                <w:noProof/>
                <w:webHidden/>
              </w:rPr>
              <w:t>21</w:t>
            </w:r>
            <w:r w:rsidR="00471BAA">
              <w:rPr>
                <w:noProof/>
                <w:webHidden/>
              </w:rPr>
              <w:fldChar w:fldCharType="end"/>
            </w:r>
          </w:hyperlink>
        </w:p>
        <w:p w14:paraId="08B80BF8" w14:textId="3BA8F4CC" w:rsidR="00471BAA" w:rsidRDefault="00BD5023">
          <w:pPr>
            <w:pStyle w:val="TOC2"/>
            <w:tabs>
              <w:tab w:val="left" w:pos="880"/>
              <w:tab w:val="right" w:leader="dot" w:pos="9016"/>
            </w:tabs>
            <w:rPr>
              <w:rFonts w:cs="Vrinda"/>
              <w:noProof/>
              <w:szCs w:val="28"/>
              <w:lang w:bidi="bn-IN"/>
            </w:rPr>
          </w:pPr>
          <w:hyperlink w:anchor="_Toc172827862" w:history="1">
            <w:r w:rsidR="00471BAA" w:rsidRPr="007D5097">
              <w:rPr>
                <w:rStyle w:val="Hyperlink"/>
                <w:noProof/>
              </w:rPr>
              <w:t>7.6</w:t>
            </w:r>
            <w:r w:rsidR="00471BAA">
              <w:rPr>
                <w:rFonts w:cs="Vrinda"/>
                <w:noProof/>
                <w:szCs w:val="28"/>
                <w:lang w:bidi="bn-IN"/>
              </w:rPr>
              <w:tab/>
            </w:r>
            <w:r w:rsidR="00471BAA" w:rsidRPr="007D5097">
              <w:rPr>
                <w:rStyle w:val="Hyperlink"/>
                <w:noProof/>
              </w:rPr>
              <w:t>E-Buses in STUs</w:t>
            </w:r>
            <w:r w:rsidR="00471BAA">
              <w:rPr>
                <w:noProof/>
                <w:webHidden/>
              </w:rPr>
              <w:tab/>
            </w:r>
            <w:r w:rsidR="00471BAA">
              <w:rPr>
                <w:noProof/>
                <w:webHidden/>
              </w:rPr>
              <w:fldChar w:fldCharType="begin"/>
            </w:r>
            <w:r w:rsidR="00471BAA">
              <w:rPr>
                <w:noProof/>
                <w:webHidden/>
              </w:rPr>
              <w:instrText xml:space="preserve"> PAGEREF _Toc172827862 \h </w:instrText>
            </w:r>
            <w:r w:rsidR="00471BAA">
              <w:rPr>
                <w:noProof/>
                <w:webHidden/>
              </w:rPr>
            </w:r>
            <w:r w:rsidR="00471BAA">
              <w:rPr>
                <w:noProof/>
                <w:webHidden/>
              </w:rPr>
              <w:fldChar w:fldCharType="separate"/>
            </w:r>
            <w:r w:rsidR="00471BAA">
              <w:rPr>
                <w:noProof/>
                <w:webHidden/>
              </w:rPr>
              <w:t>22</w:t>
            </w:r>
            <w:r w:rsidR="00471BAA">
              <w:rPr>
                <w:noProof/>
                <w:webHidden/>
              </w:rPr>
              <w:fldChar w:fldCharType="end"/>
            </w:r>
          </w:hyperlink>
        </w:p>
        <w:p w14:paraId="17AFDD52" w14:textId="01305B73" w:rsidR="00471BAA" w:rsidRDefault="00BD5023">
          <w:pPr>
            <w:pStyle w:val="TOC1"/>
            <w:rPr>
              <w:rFonts w:cs="Vrinda"/>
              <w:b w:val="0"/>
              <w:bCs w:val="0"/>
              <w:szCs w:val="28"/>
              <w:lang w:bidi="bn-IN"/>
            </w:rPr>
          </w:pPr>
          <w:hyperlink w:anchor="_Toc172827863" w:history="1">
            <w:r w:rsidR="00471BAA" w:rsidRPr="007D5097">
              <w:rPr>
                <w:rStyle w:val="Hyperlink"/>
              </w:rPr>
              <w:t>8</w:t>
            </w:r>
            <w:r w:rsidR="00471BAA">
              <w:rPr>
                <w:rFonts w:cs="Vrinda"/>
                <w:b w:val="0"/>
                <w:bCs w:val="0"/>
                <w:szCs w:val="28"/>
                <w:lang w:bidi="bn-IN"/>
              </w:rPr>
              <w:tab/>
            </w:r>
            <w:r w:rsidR="00471BAA" w:rsidRPr="007D5097">
              <w:rPr>
                <w:rStyle w:val="Hyperlink"/>
              </w:rPr>
              <w:t>Downloads</w:t>
            </w:r>
            <w:r w:rsidR="00471BAA">
              <w:rPr>
                <w:webHidden/>
              </w:rPr>
              <w:tab/>
            </w:r>
            <w:r w:rsidR="00471BAA">
              <w:rPr>
                <w:webHidden/>
              </w:rPr>
              <w:fldChar w:fldCharType="begin"/>
            </w:r>
            <w:r w:rsidR="00471BAA">
              <w:rPr>
                <w:webHidden/>
              </w:rPr>
              <w:instrText xml:space="preserve"> PAGEREF _Toc172827863 \h </w:instrText>
            </w:r>
            <w:r w:rsidR="00471BAA">
              <w:rPr>
                <w:webHidden/>
              </w:rPr>
            </w:r>
            <w:r w:rsidR="00471BAA">
              <w:rPr>
                <w:webHidden/>
              </w:rPr>
              <w:fldChar w:fldCharType="separate"/>
            </w:r>
            <w:r w:rsidR="00471BAA">
              <w:rPr>
                <w:webHidden/>
              </w:rPr>
              <w:t>23</w:t>
            </w:r>
            <w:r w:rsidR="00471BAA">
              <w:rPr>
                <w:webHidden/>
              </w:rPr>
              <w:fldChar w:fldCharType="end"/>
            </w:r>
          </w:hyperlink>
        </w:p>
        <w:p w14:paraId="50CA5D6B" w14:textId="356A4A39" w:rsidR="00471BAA" w:rsidRDefault="00BD5023">
          <w:pPr>
            <w:pStyle w:val="TOC1"/>
            <w:rPr>
              <w:rFonts w:cs="Vrinda"/>
              <w:b w:val="0"/>
              <w:bCs w:val="0"/>
              <w:szCs w:val="28"/>
              <w:lang w:bidi="bn-IN"/>
            </w:rPr>
          </w:pPr>
          <w:hyperlink w:anchor="_Toc172827864" w:history="1">
            <w:r w:rsidR="00471BAA" w:rsidRPr="007D5097">
              <w:rPr>
                <w:rStyle w:val="Hyperlink"/>
              </w:rPr>
              <w:t>9</w:t>
            </w:r>
            <w:r w:rsidR="00471BAA">
              <w:rPr>
                <w:rFonts w:cs="Vrinda"/>
                <w:b w:val="0"/>
                <w:bCs w:val="0"/>
                <w:szCs w:val="28"/>
                <w:lang w:bidi="bn-IN"/>
              </w:rPr>
              <w:tab/>
            </w:r>
            <w:r w:rsidR="00471BAA" w:rsidRPr="007D5097">
              <w:rPr>
                <w:rStyle w:val="Hyperlink"/>
              </w:rPr>
              <w:t>About the index</w:t>
            </w:r>
            <w:r w:rsidR="00471BAA">
              <w:rPr>
                <w:webHidden/>
              </w:rPr>
              <w:tab/>
            </w:r>
            <w:r w:rsidR="00471BAA">
              <w:rPr>
                <w:webHidden/>
              </w:rPr>
              <w:fldChar w:fldCharType="begin"/>
            </w:r>
            <w:r w:rsidR="00471BAA">
              <w:rPr>
                <w:webHidden/>
              </w:rPr>
              <w:instrText xml:space="preserve"> PAGEREF _Toc172827864 \h </w:instrText>
            </w:r>
            <w:r w:rsidR="00471BAA">
              <w:rPr>
                <w:webHidden/>
              </w:rPr>
            </w:r>
            <w:r w:rsidR="00471BAA">
              <w:rPr>
                <w:webHidden/>
              </w:rPr>
              <w:fldChar w:fldCharType="separate"/>
            </w:r>
            <w:r w:rsidR="00471BAA">
              <w:rPr>
                <w:webHidden/>
              </w:rPr>
              <w:t>23</w:t>
            </w:r>
            <w:r w:rsidR="00471BAA">
              <w:rPr>
                <w:webHidden/>
              </w:rPr>
              <w:fldChar w:fldCharType="end"/>
            </w:r>
          </w:hyperlink>
        </w:p>
        <w:p w14:paraId="344E1884" w14:textId="7E6EA869" w:rsidR="00471BAA" w:rsidRDefault="00471BAA">
          <w:r>
            <w:rPr>
              <w:b/>
              <w:bCs/>
              <w:noProof/>
            </w:rPr>
            <w:fldChar w:fldCharType="end"/>
          </w:r>
        </w:p>
      </w:sdtContent>
    </w:sdt>
    <w:p w14:paraId="0305F54B" w14:textId="77777777" w:rsidR="00471BAA" w:rsidRDefault="00471BAA" w:rsidP="00FE4B29"/>
    <w:p w14:paraId="1253A903" w14:textId="77777777" w:rsidR="00471BAA" w:rsidRDefault="00471BAA" w:rsidP="00FE4B29"/>
    <w:p w14:paraId="225AFBD5" w14:textId="77777777" w:rsidR="00471BAA" w:rsidRDefault="00471BAA" w:rsidP="00FE4B29"/>
    <w:p w14:paraId="0424D5C5" w14:textId="77777777" w:rsidR="00471BAA" w:rsidRDefault="00471BAA" w:rsidP="00FE4B29"/>
    <w:p w14:paraId="18D40305" w14:textId="77777777" w:rsidR="00471BAA" w:rsidRDefault="00471BAA" w:rsidP="00FE4B29"/>
    <w:p w14:paraId="2FF96E13" w14:textId="77777777" w:rsidR="00471BAA" w:rsidRDefault="00471BAA" w:rsidP="00FE4B29"/>
    <w:p w14:paraId="252E6B87" w14:textId="77777777" w:rsidR="00471BAA" w:rsidRDefault="00471BAA" w:rsidP="00FE4B29"/>
    <w:p w14:paraId="2862D062" w14:textId="77777777" w:rsidR="00471BAA" w:rsidRDefault="00471BAA" w:rsidP="00FE4B29"/>
    <w:p w14:paraId="5F55925E" w14:textId="77777777" w:rsidR="00471BAA" w:rsidRDefault="00471BAA" w:rsidP="00FE4B29"/>
    <w:p w14:paraId="6988E3E8" w14:textId="77777777" w:rsidR="00471BAA" w:rsidRDefault="00471BAA" w:rsidP="00FE4B29"/>
    <w:p w14:paraId="58897969" w14:textId="77777777" w:rsidR="00471BAA" w:rsidRDefault="00471BAA" w:rsidP="00FE4B29"/>
    <w:p w14:paraId="7FA0CD0E" w14:textId="77777777" w:rsidR="00471BAA" w:rsidRDefault="00471BAA" w:rsidP="00FE4B29"/>
    <w:p w14:paraId="0CB5F4B4" w14:textId="77777777" w:rsidR="00471BAA" w:rsidRDefault="00471BAA" w:rsidP="00FE4B29"/>
    <w:p w14:paraId="377C4DB1" w14:textId="77777777" w:rsidR="00471BAA" w:rsidRDefault="00471BAA" w:rsidP="00FE4B29"/>
    <w:p w14:paraId="46F58EC8" w14:textId="77777777" w:rsidR="00C346DA" w:rsidRDefault="00C346DA" w:rsidP="00FE4B29"/>
    <w:p w14:paraId="6D4AA902" w14:textId="77777777" w:rsidR="00C346DA" w:rsidRDefault="00C346DA" w:rsidP="00FE4B29"/>
    <w:p w14:paraId="182BE1AE" w14:textId="77777777" w:rsidR="00C346DA" w:rsidRDefault="00C346DA" w:rsidP="00FE4B29"/>
    <w:p w14:paraId="677868D2" w14:textId="77777777" w:rsidR="00C346DA" w:rsidRDefault="00C346DA" w:rsidP="00FE4B29"/>
    <w:p w14:paraId="52F71F62" w14:textId="77777777" w:rsidR="00090B52" w:rsidRDefault="00090B52" w:rsidP="00FE4B29"/>
    <w:p w14:paraId="43FF7E76" w14:textId="77777777" w:rsidR="00090B52" w:rsidRDefault="00090B52" w:rsidP="00FE4B29"/>
    <w:p w14:paraId="0234D142" w14:textId="77777777" w:rsidR="00090B52" w:rsidRDefault="00090B52" w:rsidP="00FE4B29"/>
    <w:p w14:paraId="695094BC" w14:textId="280BF893" w:rsidR="00FE4B29" w:rsidRDefault="00FE4B29" w:rsidP="00FE4B29">
      <w:pPr>
        <w:pStyle w:val="Heading1"/>
      </w:pPr>
      <w:bookmarkStart w:id="0" w:name="_Toc172827704"/>
      <w:bookmarkStart w:id="1" w:name="_Toc172827820"/>
      <w:r>
        <w:t>General Information</w:t>
      </w:r>
      <w:bookmarkEnd w:id="0"/>
      <w:bookmarkEnd w:id="1"/>
    </w:p>
    <w:p w14:paraId="20A514A5" w14:textId="3D57BFDA" w:rsidR="007218F1" w:rsidRDefault="007218F1" w:rsidP="007218F1">
      <w:pPr>
        <w:pStyle w:val="Heading2"/>
      </w:pPr>
      <w:bookmarkStart w:id="2" w:name="_Toc172827705"/>
      <w:bookmarkStart w:id="3" w:name="_Toc172827821"/>
      <w:r>
        <w:t>Changes to Index Structure</w:t>
      </w:r>
      <w:bookmarkEnd w:id="2"/>
      <w:bookmarkEnd w:id="3"/>
    </w:p>
    <w:p w14:paraId="2DB3A4A9" w14:textId="45B677B0" w:rsidR="007218F1" w:rsidRDefault="007218F1" w:rsidP="007218F1">
      <w:pPr>
        <w:pStyle w:val="ListParagraph"/>
        <w:numPr>
          <w:ilvl w:val="0"/>
          <w:numId w:val="5"/>
        </w:numPr>
      </w:pPr>
      <w:r>
        <w:t>The Stakeholders have requested to remove geographical groups in the index.</w:t>
      </w:r>
    </w:p>
    <w:p w14:paraId="27C67B8D" w14:textId="1000D756" w:rsidR="00771907" w:rsidRDefault="007218F1" w:rsidP="007218F1">
      <w:pPr>
        <w:pStyle w:val="ListParagraph"/>
        <w:numPr>
          <w:ilvl w:val="0"/>
          <w:numId w:val="5"/>
        </w:numPr>
      </w:pPr>
      <w:r>
        <w:t>The Stakeholders have requested to remove EV Manufacturing Capacity and related indicators</w:t>
      </w:r>
      <w:r w:rsidR="00771907">
        <w:t xml:space="preserve">. Hence the EV Industry Status has been renamed as </w:t>
      </w:r>
      <w:r w:rsidR="00771907" w:rsidRPr="00771907">
        <w:rPr>
          <w:b/>
          <w:bCs/>
        </w:rPr>
        <w:t>‘EV Research and Innovation’</w:t>
      </w:r>
      <w:r w:rsidR="00771907">
        <w:t xml:space="preserve">. </w:t>
      </w:r>
    </w:p>
    <w:p w14:paraId="03E82006" w14:textId="325D9635" w:rsidR="007218F1" w:rsidRPr="007218F1" w:rsidRDefault="00771907" w:rsidP="007218F1">
      <w:pPr>
        <w:pStyle w:val="ListParagraph"/>
        <w:numPr>
          <w:ilvl w:val="0"/>
          <w:numId w:val="5"/>
        </w:numPr>
      </w:pPr>
      <w:r>
        <w:t>Changes related to the above-mentioned points are explained in the respective pages.</w:t>
      </w:r>
    </w:p>
    <w:p w14:paraId="72ED9978" w14:textId="5406B6F1" w:rsidR="00FE4B29" w:rsidRDefault="007218F1" w:rsidP="007218F1">
      <w:pPr>
        <w:pStyle w:val="Heading2"/>
      </w:pPr>
      <w:bookmarkStart w:id="4" w:name="_Toc172827706"/>
      <w:bookmarkStart w:id="5" w:name="_Toc172827822"/>
      <w:r>
        <w:t>Nav Bar</w:t>
      </w:r>
      <w:bookmarkEnd w:id="4"/>
      <w:bookmarkEnd w:id="5"/>
    </w:p>
    <w:p w14:paraId="6A2A4A53" w14:textId="333FF4DE" w:rsidR="007218F1" w:rsidRDefault="007218F1" w:rsidP="007218F1">
      <w:r>
        <w:rPr>
          <w:noProof/>
        </w:rPr>
        <w:drawing>
          <wp:inline distT="0" distB="0" distL="0" distR="0" wp14:anchorId="37A1A68A" wp14:editId="36F71243">
            <wp:extent cx="5731510" cy="212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2725"/>
                    </a:xfrm>
                    <a:prstGeom prst="rect">
                      <a:avLst/>
                    </a:prstGeom>
                  </pic:spPr>
                </pic:pic>
              </a:graphicData>
            </a:graphic>
          </wp:inline>
        </w:drawing>
      </w:r>
    </w:p>
    <w:p w14:paraId="530B7458" w14:textId="5B57225C" w:rsidR="007218F1" w:rsidRDefault="007218F1" w:rsidP="007218F1">
      <w:pPr>
        <w:pStyle w:val="ListParagraph"/>
        <w:numPr>
          <w:ilvl w:val="0"/>
          <w:numId w:val="4"/>
        </w:numPr>
      </w:pPr>
      <w:r>
        <w:t>T</w:t>
      </w:r>
      <w:r w:rsidRPr="007218F1">
        <w:t xml:space="preserve">he </w:t>
      </w:r>
      <w:r>
        <w:t>Navbar UI colour is</w:t>
      </w:r>
      <w:r w:rsidRPr="007218F1">
        <w:t xml:space="preserve"> updated.</w:t>
      </w:r>
    </w:p>
    <w:p w14:paraId="4C868701" w14:textId="4826694A" w:rsidR="007218F1" w:rsidRDefault="007218F1" w:rsidP="007218F1">
      <w:pPr>
        <w:pStyle w:val="ListParagraph"/>
        <w:numPr>
          <w:ilvl w:val="0"/>
          <w:numId w:val="4"/>
        </w:numPr>
      </w:pPr>
      <w:r>
        <w:t>The Nav Bar should be on the top of the new home page showing the index structure as well.</w:t>
      </w:r>
    </w:p>
    <w:p w14:paraId="1E1C4A2B" w14:textId="51861778" w:rsidR="007218F1" w:rsidRDefault="57E8A16F" w:rsidP="007218F1">
      <w:pPr>
        <w:pStyle w:val="ListParagraph"/>
        <w:numPr>
          <w:ilvl w:val="0"/>
          <w:numId w:val="4"/>
        </w:numPr>
      </w:pPr>
      <w:r>
        <w:t>The current homepage icon in the nav bar can be linked to the new home page.</w:t>
      </w:r>
    </w:p>
    <w:p w14:paraId="08645E4E" w14:textId="3A57D646" w:rsidR="00723223" w:rsidRDefault="00723223" w:rsidP="00723223">
      <w:pPr>
        <w:pStyle w:val="Heading2"/>
      </w:pPr>
      <w:bookmarkStart w:id="6" w:name="_Toc172827707"/>
      <w:bookmarkStart w:id="7" w:name="_Toc172827823"/>
      <w:r>
        <w:t>Database</w:t>
      </w:r>
      <w:bookmarkEnd w:id="6"/>
      <w:bookmarkEnd w:id="7"/>
    </w:p>
    <w:p w14:paraId="3D0057C3" w14:textId="37ADCDE6" w:rsidR="00723223" w:rsidRDefault="00723223" w:rsidP="008A4F06">
      <w:pPr>
        <w:pStyle w:val="ListParagraph"/>
        <w:numPr>
          <w:ilvl w:val="0"/>
          <w:numId w:val="9"/>
        </w:numPr>
      </w:pPr>
      <w:r>
        <w:t>Geographical group shall be removed from the database.</w:t>
      </w:r>
    </w:p>
    <w:p w14:paraId="7A528B2E" w14:textId="4E959F1E" w:rsidR="00723223" w:rsidRDefault="00723223" w:rsidP="008A4F06">
      <w:pPr>
        <w:pStyle w:val="ListParagraph"/>
        <w:numPr>
          <w:ilvl w:val="0"/>
          <w:numId w:val="9"/>
        </w:numPr>
      </w:pPr>
      <w:r>
        <w:t>Two indicators are added to the database.</w:t>
      </w:r>
    </w:p>
    <w:p w14:paraId="50401DDD" w14:textId="1144BD2E" w:rsidR="00723223" w:rsidRDefault="00723223" w:rsidP="008A4F06">
      <w:pPr>
        <w:pStyle w:val="ListParagraph"/>
        <w:numPr>
          <w:ilvl w:val="1"/>
          <w:numId w:val="9"/>
        </w:numPr>
      </w:pPr>
      <w:r>
        <w:t>Power Gap</w:t>
      </w:r>
    </w:p>
    <w:p w14:paraId="2CFB6C53" w14:textId="478DFE0E" w:rsidR="00723223" w:rsidRDefault="00723223" w:rsidP="008A4F06">
      <w:pPr>
        <w:pStyle w:val="ListParagraph"/>
        <w:numPr>
          <w:ilvl w:val="1"/>
          <w:numId w:val="9"/>
        </w:numPr>
      </w:pPr>
      <w:r>
        <w:t>R&amp;D Initiatives.</w:t>
      </w:r>
    </w:p>
    <w:p w14:paraId="2C8ECA20" w14:textId="7A5EF818" w:rsidR="007F497B" w:rsidRDefault="00FE4B29" w:rsidP="00FE4B29">
      <w:pPr>
        <w:pStyle w:val="Heading1"/>
      </w:pPr>
      <w:bookmarkStart w:id="8" w:name="_Toc172827708"/>
      <w:bookmarkStart w:id="9" w:name="_Toc172827824"/>
      <w:r>
        <w:t xml:space="preserve">Page 1 - </w:t>
      </w:r>
      <w:r w:rsidR="003C1D91">
        <w:t>Animated Landing Page</w:t>
      </w:r>
      <w:bookmarkEnd w:id="8"/>
      <w:bookmarkEnd w:id="9"/>
    </w:p>
    <w:p w14:paraId="1B107978" w14:textId="1F4F146C" w:rsidR="003C1D91" w:rsidRDefault="003C1D91" w:rsidP="003C1D91">
      <w:pPr>
        <w:pStyle w:val="ListParagraph"/>
        <w:numPr>
          <w:ilvl w:val="0"/>
          <w:numId w:val="1"/>
        </w:numPr>
      </w:pPr>
      <w:r>
        <w:t>Since the IEMI logo unit is hiding the traffic signal and its animation. Traffic lights can be moved to left (outside the logo unit).</w:t>
      </w:r>
    </w:p>
    <w:p w14:paraId="6B07C784" w14:textId="0CEC9F18" w:rsidR="003C1D91" w:rsidRDefault="003C1D91" w:rsidP="003C1D91">
      <w:pPr>
        <w:pStyle w:val="ListParagraph"/>
        <w:numPr>
          <w:ilvl w:val="0"/>
          <w:numId w:val="1"/>
        </w:numPr>
      </w:pPr>
      <w:r w:rsidRPr="003C1D91">
        <w:t xml:space="preserve">Logo unit can be a </w:t>
      </w:r>
      <w:r>
        <w:t>little opaquer</w:t>
      </w:r>
      <w:r w:rsidRPr="003C1D91">
        <w:t>.</w:t>
      </w:r>
      <w:r>
        <w:t xml:space="preserve"> Now, we can see the elements moving behind the logo unit distracting the logo.</w:t>
      </w:r>
    </w:p>
    <w:p w14:paraId="592000FB" w14:textId="1B79936D" w:rsidR="003C1D91" w:rsidRDefault="003C1D91" w:rsidP="003C1D91">
      <w:pPr>
        <w:pStyle w:val="ListParagraph"/>
        <w:numPr>
          <w:ilvl w:val="0"/>
          <w:numId w:val="1"/>
        </w:numPr>
      </w:pPr>
      <w:r>
        <w:t>Please attempt some</w:t>
      </w:r>
      <w:r w:rsidRPr="003C1D91">
        <w:t xml:space="preserve"> movement with the people</w:t>
      </w:r>
      <w:r>
        <w:t>, like hand movement for m</w:t>
      </w:r>
      <w:r w:rsidRPr="003C1D91">
        <w:t xml:space="preserve">an standing </w:t>
      </w:r>
      <w:r>
        <w:t>near charging station</w:t>
      </w:r>
      <w:r w:rsidRPr="003C1D91">
        <w:t>.</w:t>
      </w:r>
    </w:p>
    <w:p w14:paraId="6A7BB2CC" w14:textId="61F4C353" w:rsidR="00FE4B29" w:rsidRDefault="00FE4B29" w:rsidP="00FE4B29">
      <w:pPr>
        <w:pStyle w:val="ListParagraph"/>
        <w:numPr>
          <w:ilvl w:val="0"/>
          <w:numId w:val="1"/>
        </w:numPr>
      </w:pPr>
      <w:r>
        <w:t>We can try to animate a couple more vehicles</w:t>
      </w:r>
      <w:r w:rsidR="00B72AED">
        <w:t xml:space="preserve"> of the left bottom road</w:t>
      </w:r>
      <w:r>
        <w:t>.</w:t>
      </w:r>
    </w:p>
    <w:p w14:paraId="21D10363" w14:textId="24F453BD" w:rsidR="00FE4B29" w:rsidRDefault="00FE4B29" w:rsidP="003C1D91">
      <w:pPr>
        <w:pStyle w:val="ListParagraph"/>
        <w:numPr>
          <w:ilvl w:val="0"/>
          <w:numId w:val="1"/>
        </w:numPr>
      </w:pPr>
      <w:r>
        <w:t>The whole width of the road shall be used for animation.</w:t>
      </w:r>
    </w:p>
    <w:p w14:paraId="25851E8A" w14:textId="12366816" w:rsidR="003C1D91" w:rsidRDefault="00FE4B29" w:rsidP="00FE4B29">
      <w:pPr>
        <w:pStyle w:val="Heading1"/>
      </w:pPr>
      <w:bookmarkStart w:id="10" w:name="_Toc172827709"/>
      <w:bookmarkStart w:id="11" w:name="_Toc172827825"/>
      <w:r>
        <w:t xml:space="preserve">Page 2 - </w:t>
      </w:r>
      <w:r w:rsidR="003C1D91">
        <w:t>New Home Page</w:t>
      </w:r>
      <w:bookmarkEnd w:id="10"/>
      <w:bookmarkEnd w:id="11"/>
    </w:p>
    <w:p w14:paraId="007CB483" w14:textId="3739F468" w:rsidR="007218F1" w:rsidRDefault="007218F1" w:rsidP="007218F1">
      <w:pPr>
        <w:pStyle w:val="ListParagraph"/>
        <w:numPr>
          <w:ilvl w:val="0"/>
          <w:numId w:val="2"/>
        </w:numPr>
      </w:pPr>
      <w:r>
        <w:t>The Nav Bar should be on the top of the new home page showing the index structure.</w:t>
      </w:r>
    </w:p>
    <w:p w14:paraId="0AF6F6F6" w14:textId="5FF621D4" w:rsidR="003C1D91" w:rsidRDefault="003C1D91" w:rsidP="00FE4B29">
      <w:pPr>
        <w:pStyle w:val="ListParagraph"/>
        <w:numPr>
          <w:ilvl w:val="0"/>
          <w:numId w:val="2"/>
        </w:numPr>
      </w:pPr>
      <w:r>
        <w:t>The current homepage icon in the nav bar can be linked to the new home page.</w:t>
      </w:r>
    </w:p>
    <w:p w14:paraId="4D241EE3" w14:textId="1481330D" w:rsidR="00FE4B29" w:rsidRDefault="00FE4B29" w:rsidP="00FE4B29">
      <w:pPr>
        <w:pStyle w:val="ListParagraph"/>
        <w:numPr>
          <w:ilvl w:val="0"/>
          <w:numId w:val="2"/>
        </w:numPr>
      </w:pPr>
      <w:r>
        <w:t>The logo unit shall be used to move to the explore index page.</w:t>
      </w:r>
    </w:p>
    <w:p w14:paraId="1A6FA301" w14:textId="34C79E30" w:rsidR="003C1D91" w:rsidRDefault="00FE4B29" w:rsidP="00FE4B29">
      <w:pPr>
        <w:pStyle w:val="ListParagraph"/>
        <w:numPr>
          <w:ilvl w:val="0"/>
          <w:numId w:val="2"/>
        </w:numPr>
      </w:pPr>
      <w:r>
        <w:t>Clicking on any of the themes shall take us to respective theme selected in the explore index page.</w:t>
      </w:r>
    </w:p>
    <w:p w14:paraId="6CE876BC" w14:textId="2CC9C6C4" w:rsidR="00FE4B29" w:rsidRDefault="00FE4B29" w:rsidP="75022F58">
      <w:pPr>
        <w:pStyle w:val="ListParagraph"/>
        <w:numPr>
          <w:ilvl w:val="0"/>
          <w:numId w:val="2"/>
        </w:numPr>
      </w:pPr>
      <w:r>
        <w:t>On hovering the themes and indicators. Please display one-line definitions of the themes and indicators.</w:t>
      </w:r>
      <w:r w:rsidR="359EDCD5">
        <w:t xml:space="preserve"> Information to display showed in 4.1 </w:t>
      </w:r>
    </w:p>
    <w:p w14:paraId="30A13716" w14:textId="53E22953" w:rsidR="00FE4B29" w:rsidRDefault="00FE4B29" w:rsidP="00FE4B29">
      <w:pPr>
        <w:pStyle w:val="Heading2"/>
      </w:pPr>
      <w:bookmarkStart w:id="12" w:name="_Toc172827710"/>
      <w:bookmarkStart w:id="13" w:name="_Toc172827826"/>
      <w:r>
        <w:t>Information to display on hover</w:t>
      </w:r>
      <w:bookmarkEnd w:id="12"/>
      <w:bookmarkEnd w:id="13"/>
    </w:p>
    <w:p w14:paraId="33CB12F8" w14:textId="77777777" w:rsidR="00FE4B29" w:rsidRPr="00C91EA8" w:rsidRDefault="00FE4B29" w:rsidP="00FE4B29">
      <w:pPr>
        <w:jc w:val="both"/>
        <w:rPr>
          <w:rFonts w:ascii="Aptos Display" w:hAnsi="Aptos Display"/>
        </w:rPr>
      </w:pPr>
      <w:r w:rsidRPr="00FE4B29">
        <w:rPr>
          <w:rFonts w:ascii="Aptos Display" w:hAnsi="Aptos Display"/>
        </w:rPr>
        <w:t>The table below displays text for info icons and cards. Info icon, when clicked/hovered shall display information on index, theme or indicators. The text for info icon is captured below.</w:t>
      </w:r>
    </w:p>
    <w:tbl>
      <w:tblPr>
        <w:tblStyle w:val="TableGrid"/>
        <w:tblW w:w="9101" w:type="dxa"/>
        <w:tblInd w:w="108" w:type="dxa"/>
        <w:tblLook w:val="04A0" w:firstRow="1" w:lastRow="0" w:firstColumn="1" w:lastColumn="0" w:noHBand="0" w:noVBand="1"/>
      </w:tblPr>
      <w:tblGrid>
        <w:gridCol w:w="569"/>
        <w:gridCol w:w="4671"/>
        <w:gridCol w:w="3861"/>
      </w:tblGrid>
      <w:tr w:rsidR="00FE4B29" w14:paraId="56442C67" w14:textId="77777777" w:rsidTr="00FE4B29">
        <w:trPr>
          <w:tblHeader/>
        </w:trPr>
        <w:tc>
          <w:tcPr>
            <w:tcW w:w="569" w:type="dxa"/>
          </w:tcPr>
          <w:p w14:paraId="10A394FB" w14:textId="77777777" w:rsidR="00FE4B29" w:rsidRPr="00FD7506" w:rsidRDefault="00FE4B29" w:rsidP="001F1E0C">
            <w:pPr>
              <w:jc w:val="center"/>
              <w:rPr>
                <w:rFonts w:ascii="Aptos Display" w:hAnsi="Aptos Display"/>
                <w:b/>
                <w:bCs/>
              </w:rPr>
            </w:pPr>
            <w:r w:rsidRPr="00FD7506">
              <w:rPr>
                <w:rFonts w:ascii="Aptos Display" w:hAnsi="Aptos Display"/>
                <w:b/>
                <w:bCs/>
              </w:rPr>
              <w:t>S</w:t>
            </w:r>
          </w:p>
        </w:tc>
        <w:tc>
          <w:tcPr>
            <w:tcW w:w="4671" w:type="dxa"/>
          </w:tcPr>
          <w:p w14:paraId="6E970F56" w14:textId="77777777" w:rsidR="00FE4B29" w:rsidRPr="00FD7506" w:rsidRDefault="00FE4B29" w:rsidP="001F1E0C">
            <w:pPr>
              <w:jc w:val="center"/>
              <w:rPr>
                <w:rFonts w:ascii="Aptos Display" w:hAnsi="Aptos Display"/>
                <w:b/>
                <w:bCs/>
              </w:rPr>
            </w:pPr>
            <w:r w:rsidRPr="00FD7506">
              <w:rPr>
                <w:rFonts w:ascii="Aptos Display" w:hAnsi="Aptos Display"/>
                <w:b/>
                <w:bCs/>
              </w:rPr>
              <w:t>IEMI/Themes/Indicators</w:t>
            </w:r>
          </w:p>
        </w:tc>
        <w:tc>
          <w:tcPr>
            <w:tcW w:w="3861" w:type="dxa"/>
          </w:tcPr>
          <w:p w14:paraId="34345240" w14:textId="77777777" w:rsidR="00FE4B29" w:rsidRPr="00FD7506" w:rsidRDefault="00FE4B29" w:rsidP="001F1E0C">
            <w:pPr>
              <w:jc w:val="center"/>
              <w:rPr>
                <w:rFonts w:ascii="Aptos Display" w:hAnsi="Aptos Display"/>
                <w:b/>
                <w:bCs/>
              </w:rPr>
            </w:pPr>
            <w:r>
              <w:rPr>
                <w:rFonts w:ascii="Aptos Display" w:hAnsi="Aptos Display"/>
                <w:b/>
                <w:bCs/>
              </w:rPr>
              <w:t>HOVER TEXT</w:t>
            </w:r>
          </w:p>
        </w:tc>
      </w:tr>
      <w:tr w:rsidR="00FE4B29" w14:paraId="0C46DA5E" w14:textId="77777777" w:rsidTr="00FE4B29">
        <w:trPr>
          <w:trHeight w:val="343"/>
        </w:trPr>
        <w:tc>
          <w:tcPr>
            <w:tcW w:w="9101" w:type="dxa"/>
            <w:gridSpan w:val="3"/>
          </w:tcPr>
          <w:p w14:paraId="10684C61" w14:textId="77777777" w:rsidR="00FE4B29" w:rsidRPr="0013309F" w:rsidRDefault="00FE4B29" w:rsidP="001F1E0C">
            <w:pPr>
              <w:rPr>
                <w:rFonts w:ascii="Aptos Display" w:hAnsi="Aptos Display"/>
                <w:b/>
                <w:bCs/>
              </w:rPr>
            </w:pPr>
            <w:r>
              <w:rPr>
                <w:rFonts w:ascii="Aptos Display" w:hAnsi="Aptos Display"/>
                <w:b/>
                <w:bCs/>
              </w:rPr>
              <w:t>THEMES</w:t>
            </w:r>
          </w:p>
        </w:tc>
      </w:tr>
      <w:tr w:rsidR="00FE4B29" w14:paraId="060E3738" w14:textId="77777777" w:rsidTr="00FE4B29">
        <w:tc>
          <w:tcPr>
            <w:tcW w:w="569" w:type="dxa"/>
          </w:tcPr>
          <w:p w14:paraId="1533F34F" w14:textId="77777777" w:rsidR="00FE4B29" w:rsidRDefault="00FE4B29" w:rsidP="001F1E0C">
            <w:pPr>
              <w:rPr>
                <w:rFonts w:ascii="Aptos Display" w:hAnsi="Aptos Display"/>
              </w:rPr>
            </w:pPr>
            <w:r>
              <w:rPr>
                <w:rFonts w:ascii="Aptos Display" w:hAnsi="Aptos Display"/>
              </w:rPr>
              <w:t>2</w:t>
            </w:r>
          </w:p>
        </w:tc>
        <w:tc>
          <w:tcPr>
            <w:tcW w:w="4671" w:type="dxa"/>
          </w:tcPr>
          <w:p w14:paraId="0509E928" w14:textId="77777777" w:rsidR="00FE4B29" w:rsidRDefault="00FE4B29" w:rsidP="001F1E0C">
            <w:pPr>
              <w:rPr>
                <w:rFonts w:ascii="Aptos Display" w:hAnsi="Aptos Display"/>
              </w:rPr>
            </w:pPr>
            <w:r>
              <w:rPr>
                <w:rFonts w:ascii="Aptos Display" w:hAnsi="Aptos Display"/>
              </w:rPr>
              <w:t>Transport Electrification Progress</w:t>
            </w:r>
          </w:p>
          <w:p w14:paraId="684253A2" w14:textId="77777777" w:rsidR="00FE4B29" w:rsidRDefault="00FE4B29" w:rsidP="001F1E0C">
            <w:pPr>
              <w:rPr>
                <w:rFonts w:ascii="Aptos Display" w:hAnsi="Aptos Display"/>
              </w:rPr>
            </w:pPr>
          </w:p>
          <w:p w14:paraId="538F5F38" w14:textId="77777777" w:rsidR="00FE4B29" w:rsidRDefault="00FE4B29" w:rsidP="001F1E0C">
            <w:pPr>
              <w:rPr>
                <w:rFonts w:ascii="Aptos Display" w:hAnsi="Aptos Display"/>
              </w:rPr>
            </w:pPr>
            <w:r>
              <w:rPr>
                <w:rFonts w:ascii="Aptos Display" w:hAnsi="Aptos Display"/>
              </w:rPr>
              <w:t>(Type: Theme)</w:t>
            </w:r>
          </w:p>
          <w:p w14:paraId="3E44BA5D" w14:textId="77777777" w:rsidR="00FE4B29" w:rsidRDefault="00FE4B29" w:rsidP="001F1E0C">
            <w:pPr>
              <w:rPr>
                <w:rFonts w:ascii="Aptos Display" w:hAnsi="Aptos Display"/>
              </w:rPr>
            </w:pPr>
          </w:p>
          <w:p w14:paraId="6DAE6583" w14:textId="77777777" w:rsidR="00FE4B29" w:rsidRDefault="00FE4B29" w:rsidP="001F1E0C">
            <w:pPr>
              <w:rPr>
                <w:rFonts w:ascii="Aptos Display" w:hAnsi="Aptos Display"/>
              </w:rPr>
            </w:pPr>
            <w:r w:rsidRPr="00F04619">
              <w:rPr>
                <w:rFonts w:ascii="Aptos Display" w:hAnsi="Aptos Display"/>
              </w:rPr>
              <w:t>Info icon</w:t>
            </w:r>
            <w:r>
              <w:rPr>
                <w:rFonts w:ascii="Aptos Display" w:hAnsi="Aptos Display"/>
              </w:rPr>
              <w:t xml:space="preserve"> – </w:t>
            </w:r>
            <w:r w:rsidRPr="005A055C">
              <w:rPr>
                <w:rFonts w:ascii="Aptos Display" w:hAnsi="Aptos Display"/>
              </w:rPr>
              <w:t>T</w:t>
            </w:r>
            <w:r>
              <w:rPr>
                <w:rFonts w:ascii="Aptos Display" w:hAnsi="Aptos Display"/>
              </w:rPr>
              <w:t>h</w:t>
            </w:r>
            <w:r w:rsidRPr="005A055C">
              <w:rPr>
                <w:rFonts w:ascii="Aptos Display" w:hAnsi="Aptos Display"/>
              </w:rPr>
              <w:t xml:space="preserve">eme </w:t>
            </w:r>
            <w:r>
              <w:rPr>
                <w:rFonts w:ascii="Aptos Display" w:hAnsi="Aptos Display"/>
              </w:rPr>
              <w:t>is</w:t>
            </w:r>
            <w:r w:rsidRPr="005A055C">
              <w:rPr>
                <w:rFonts w:ascii="Aptos Display" w:hAnsi="Aptos Display"/>
              </w:rPr>
              <w:t xml:space="preserve"> a sub-domain </w:t>
            </w:r>
            <w:r>
              <w:rPr>
                <w:rFonts w:ascii="Aptos Display" w:hAnsi="Aptos Display"/>
              </w:rPr>
              <w:t xml:space="preserve">of the Index which </w:t>
            </w:r>
            <w:r w:rsidRPr="005A055C">
              <w:rPr>
                <w:rFonts w:ascii="Aptos Display" w:hAnsi="Aptos Display"/>
              </w:rPr>
              <w:t xml:space="preserve">is driven by state-specific policies, incentives, regulations, and processes. </w:t>
            </w:r>
            <w:r>
              <w:rPr>
                <w:rFonts w:ascii="Aptos Display" w:hAnsi="Aptos Display"/>
              </w:rPr>
              <w:t>Themes are further composed of performance indicators.</w:t>
            </w:r>
          </w:p>
        </w:tc>
        <w:tc>
          <w:tcPr>
            <w:tcW w:w="3861" w:type="dxa"/>
          </w:tcPr>
          <w:p w14:paraId="567949BA" w14:textId="77777777" w:rsidR="00FE4B29" w:rsidRDefault="00FE4B29" w:rsidP="001F1E0C">
            <w:pPr>
              <w:rPr>
                <w:rFonts w:ascii="Aptos Display" w:hAnsi="Aptos Display"/>
              </w:rPr>
            </w:pPr>
            <w:r>
              <w:rPr>
                <w:rFonts w:ascii="Aptos Display" w:hAnsi="Aptos Display"/>
              </w:rPr>
              <w:t>E</w:t>
            </w:r>
            <w:r w:rsidRPr="00AB290F">
              <w:rPr>
                <w:rFonts w:ascii="Aptos Display" w:hAnsi="Aptos Display"/>
              </w:rPr>
              <w:t xml:space="preserve">valuates the pace of </w:t>
            </w:r>
            <w:r>
              <w:rPr>
                <w:rFonts w:ascii="Aptos Display" w:hAnsi="Aptos Display"/>
              </w:rPr>
              <w:t>EV</w:t>
            </w:r>
            <w:r w:rsidRPr="00AB290F">
              <w:rPr>
                <w:rFonts w:ascii="Aptos Display" w:hAnsi="Aptos Display"/>
              </w:rPr>
              <w:t xml:space="preserve"> adoption and </w:t>
            </w:r>
            <w:r>
              <w:rPr>
                <w:rFonts w:ascii="Aptos Display" w:hAnsi="Aptos Display"/>
              </w:rPr>
              <w:t xml:space="preserve">offers a snapshot of </w:t>
            </w:r>
            <w:r w:rsidRPr="00AB290F">
              <w:rPr>
                <w:rFonts w:ascii="Aptos Display" w:hAnsi="Aptos Display"/>
              </w:rPr>
              <w:t>gov</w:t>
            </w:r>
            <w:r>
              <w:rPr>
                <w:rFonts w:ascii="Aptos Display" w:hAnsi="Aptos Display"/>
              </w:rPr>
              <w:t>ernmen</w:t>
            </w:r>
            <w:r w:rsidRPr="00AB290F">
              <w:rPr>
                <w:rFonts w:ascii="Aptos Display" w:hAnsi="Aptos Display"/>
              </w:rPr>
              <w:t>t initiatives.</w:t>
            </w:r>
            <w:r>
              <w:rPr>
                <w:rFonts w:ascii="Aptos Display" w:hAnsi="Aptos Display"/>
              </w:rPr>
              <w:t xml:space="preserve"> </w:t>
            </w:r>
          </w:p>
        </w:tc>
      </w:tr>
      <w:tr w:rsidR="00FE4B29" w14:paraId="08536FDF" w14:textId="77777777" w:rsidTr="00FE4B29">
        <w:tc>
          <w:tcPr>
            <w:tcW w:w="569" w:type="dxa"/>
          </w:tcPr>
          <w:p w14:paraId="6A69203B" w14:textId="77777777" w:rsidR="00FE4B29" w:rsidRDefault="00FE4B29" w:rsidP="001F1E0C">
            <w:pPr>
              <w:rPr>
                <w:rFonts w:ascii="Aptos Display" w:hAnsi="Aptos Display"/>
              </w:rPr>
            </w:pPr>
            <w:r>
              <w:rPr>
                <w:rFonts w:ascii="Aptos Display" w:hAnsi="Aptos Display"/>
              </w:rPr>
              <w:t>3</w:t>
            </w:r>
          </w:p>
        </w:tc>
        <w:tc>
          <w:tcPr>
            <w:tcW w:w="4671" w:type="dxa"/>
          </w:tcPr>
          <w:p w14:paraId="5E065CCF" w14:textId="77777777" w:rsidR="00FE4B29" w:rsidRDefault="00FE4B29" w:rsidP="001F1E0C">
            <w:pPr>
              <w:rPr>
                <w:rFonts w:ascii="Aptos Display" w:hAnsi="Aptos Display"/>
              </w:rPr>
            </w:pPr>
            <w:r>
              <w:rPr>
                <w:rFonts w:ascii="Aptos Display" w:hAnsi="Aptos Display"/>
              </w:rPr>
              <w:t>Charging Infrastructure Readiness</w:t>
            </w:r>
          </w:p>
          <w:p w14:paraId="35236830" w14:textId="77777777" w:rsidR="00FE4B29" w:rsidRDefault="00FE4B29" w:rsidP="001F1E0C">
            <w:pPr>
              <w:rPr>
                <w:rFonts w:ascii="Aptos Display" w:hAnsi="Aptos Display"/>
              </w:rPr>
            </w:pPr>
          </w:p>
          <w:p w14:paraId="2A60BE00" w14:textId="77777777" w:rsidR="00FE4B29" w:rsidRDefault="00FE4B29" w:rsidP="001F1E0C">
            <w:pPr>
              <w:rPr>
                <w:rFonts w:ascii="Aptos Display" w:hAnsi="Aptos Display"/>
              </w:rPr>
            </w:pPr>
            <w:r>
              <w:rPr>
                <w:rFonts w:ascii="Aptos Display" w:hAnsi="Aptos Display"/>
              </w:rPr>
              <w:t>(Type: Theme)</w:t>
            </w:r>
          </w:p>
        </w:tc>
        <w:tc>
          <w:tcPr>
            <w:tcW w:w="3861" w:type="dxa"/>
          </w:tcPr>
          <w:p w14:paraId="5C65C131" w14:textId="77777777" w:rsidR="00FE4B29" w:rsidRDefault="00FE4B29" w:rsidP="001F1E0C">
            <w:pPr>
              <w:rPr>
                <w:rFonts w:ascii="Aptos Display" w:hAnsi="Aptos Display"/>
              </w:rPr>
            </w:pPr>
            <w:r>
              <w:rPr>
                <w:rFonts w:ascii="Aptos Display" w:hAnsi="Aptos Display"/>
              </w:rPr>
              <w:t>E</w:t>
            </w:r>
            <w:r w:rsidRPr="00AB290F">
              <w:rPr>
                <w:rFonts w:ascii="Aptos Display" w:hAnsi="Aptos Display"/>
              </w:rPr>
              <w:t xml:space="preserve">valuates public charging infrastructure availability and </w:t>
            </w:r>
            <w:r>
              <w:rPr>
                <w:rFonts w:ascii="Aptos Display" w:hAnsi="Aptos Display"/>
              </w:rPr>
              <w:t>development</w:t>
            </w:r>
            <w:r w:rsidRPr="00AB290F">
              <w:rPr>
                <w:rFonts w:ascii="Aptos Display" w:hAnsi="Aptos Display"/>
              </w:rPr>
              <w:t>.</w:t>
            </w:r>
          </w:p>
          <w:p w14:paraId="46B161AC" w14:textId="77777777" w:rsidR="00FE4B29" w:rsidRDefault="00FE4B29" w:rsidP="001F1E0C">
            <w:pPr>
              <w:rPr>
                <w:rFonts w:ascii="Aptos Display" w:hAnsi="Aptos Display"/>
              </w:rPr>
            </w:pPr>
          </w:p>
          <w:p w14:paraId="1DFCDA67" w14:textId="77777777" w:rsidR="00FE4B29" w:rsidRPr="00AB290F" w:rsidRDefault="00FE4B29" w:rsidP="001F1E0C">
            <w:pPr>
              <w:rPr>
                <w:rFonts w:ascii="Aptos Display" w:hAnsi="Aptos Display"/>
                <w:b/>
                <w:bCs/>
              </w:rPr>
            </w:pPr>
          </w:p>
        </w:tc>
      </w:tr>
      <w:tr w:rsidR="00FE4B29" w14:paraId="5BCA658C" w14:textId="77777777" w:rsidTr="00FE4B29">
        <w:tc>
          <w:tcPr>
            <w:tcW w:w="569" w:type="dxa"/>
          </w:tcPr>
          <w:p w14:paraId="03F7784F" w14:textId="77777777" w:rsidR="00FE4B29" w:rsidRDefault="00FE4B29" w:rsidP="001F1E0C">
            <w:pPr>
              <w:rPr>
                <w:rFonts w:ascii="Aptos Display" w:hAnsi="Aptos Display"/>
              </w:rPr>
            </w:pPr>
            <w:r>
              <w:rPr>
                <w:rFonts w:ascii="Aptos Display" w:hAnsi="Aptos Display"/>
              </w:rPr>
              <w:t>4</w:t>
            </w:r>
          </w:p>
        </w:tc>
        <w:tc>
          <w:tcPr>
            <w:tcW w:w="4671" w:type="dxa"/>
          </w:tcPr>
          <w:p w14:paraId="47CF2E50" w14:textId="77777777" w:rsidR="00FE4B29" w:rsidRDefault="00FE4B29" w:rsidP="001F1E0C">
            <w:pPr>
              <w:rPr>
                <w:rFonts w:ascii="Aptos Display" w:hAnsi="Aptos Display"/>
              </w:rPr>
            </w:pPr>
            <w:r>
              <w:rPr>
                <w:rFonts w:ascii="Aptos Display" w:hAnsi="Aptos Display"/>
              </w:rPr>
              <w:t>EV Research and Innovation Status</w:t>
            </w:r>
          </w:p>
          <w:p w14:paraId="72309511" w14:textId="77777777" w:rsidR="00FE4B29" w:rsidRDefault="00FE4B29" w:rsidP="001F1E0C">
            <w:pPr>
              <w:rPr>
                <w:rFonts w:ascii="Aptos Display" w:hAnsi="Aptos Display"/>
              </w:rPr>
            </w:pPr>
            <w:r>
              <w:rPr>
                <w:rFonts w:ascii="Aptos Display" w:hAnsi="Aptos Display"/>
              </w:rPr>
              <w:t>(Type: Theme)</w:t>
            </w:r>
          </w:p>
        </w:tc>
        <w:tc>
          <w:tcPr>
            <w:tcW w:w="3861" w:type="dxa"/>
          </w:tcPr>
          <w:p w14:paraId="4CD39D7E" w14:textId="77777777" w:rsidR="00FE4B29" w:rsidRDefault="00FE4B29" w:rsidP="001F1E0C">
            <w:pPr>
              <w:rPr>
                <w:rFonts w:ascii="Aptos Display" w:hAnsi="Aptos Display"/>
              </w:rPr>
            </w:pPr>
            <w:r>
              <w:rPr>
                <w:rFonts w:ascii="Aptos Display" w:hAnsi="Aptos Display"/>
              </w:rPr>
              <w:t>A</w:t>
            </w:r>
            <w:r w:rsidRPr="00AB290F">
              <w:rPr>
                <w:rFonts w:ascii="Aptos Display" w:hAnsi="Aptos Display"/>
              </w:rPr>
              <w:t xml:space="preserve">ssesses </w:t>
            </w:r>
            <w:r>
              <w:rPr>
                <w:rFonts w:ascii="Aptos Display" w:hAnsi="Aptos Display"/>
              </w:rPr>
              <w:t>the innovation and R&amp;D landscape for e-mobility.</w:t>
            </w:r>
          </w:p>
          <w:p w14:paraId="6D4DCF66" w14:textId="77777777" w:rsidR="00FE4B29" w:rsidRDefault="00FE4B29" w:rsidP="001F1E0C">
            <w:pPr>
              <w:rPr>
                <w:rFonts w:ascii="Aptos Display" w:hAnsi="Aptos Display"/>
              </w:rPr>
            </w:pPr>
          </w:p>
          <w:p w14:paraId="5D1A7A15" w14:textId="77777777" w:rsidR="00FE4B29" w:rsidRDefault="00FE4B29" w:rsidP="001F1E0C">
            <w:pPr>
              <w:rPr>
                <w:rFonts w:ascii="Aptos Display" w:hAnsi="Aptos Display"/>
              </w:rPr>
            </w:pPr>
          </w:p>
        </w:tc>
      </w:tr>
      <w:tr w:rsidR="00FE4B29" w14:paraId="5812F6CA" w14:textId="77777777" w:rsidTr="00FE4B29">
        <w:tc>
          <w:tcPr>
            <w:tcW w:w="9101" w:type="dxa"/>
            <w:gridSpan w:val="3"/>
          </w:tcPr>
          <w:p w14:paraId="7EA6979A" w14:textId="77777777" w:rsidR="00FE4B29" w:rsidRPr="00AB290F" w:rsidRDefault="00FE4B29" w:rsidP="001F1E0C">
            <w:pPr>
              <w:rPr>
                <w:rFonts w:ascii="Aptos Display" w:hAnsi="Aptos Display"/>
                <w:b/>
                <w:bCs/>
              </w:rPr>
            </w:pPr>
            <w:r>
              <w:rPr>
                <w:rFonts w:ascii="Aptos Display" w:hAnsi="Aptos Display"/>
                <w:b/>
                <w:bCs/>
              </w:rPr>
              <w:t>OUTCOME INDICATORS</w:t>
            </w:r>
          </w:p>
        </w:tc>
      </w:tr>
      <w:tr w:rsidR="00FE4B29" w14:paraId="652ADEDD" w14:textId="77777777" w:rsidTr="00FE4B29">
        <w:tc>
          <w:tcPr>
            <w:tcW w:w="569" w:type="dxa"/>
          </w:tcPr>
          <w:p w14:paraId="6A92895C" w14:textId="77777777" w:rsidR="00FE4B29" w:rsidRDefault="00FE4B29" w:rsidP="001F1E0C">
            <w:pPr>
              <w:rPr>
                <w:rFonts w:ascii="Aptos Display" w:hAnsi="Aptos Display"/>
              </w:rPr>
            </w:pPr>
            <w:r>
              <w:rPr>
                <w:rFonts w:ascii="Aptos Display" w:hAnsi="Aptos Display"/>
              </w:rPr>
              <w:t>5</w:t>
            </w:r>
          </w:p>
        </w:tc>
        <w:tc>
          <w:tcPr>
            <w:tcW w:w="4671" w:type="dxa"/>
          </w:tcPr>
          <w:p w14:paraId="12AC706E" w14:textId="77777777" w:rsidR="00FE4B29" w:rsidRDefault="00FE4B29" w:rsidP="001F1E0C">
            <w:pPr>
              <w:rPr>
                <w:rFonts w:ascii="Aptos Display" w:hAnsi="Aptos Display"/>
              </w:rPr>
            </w:pPr>
            <w:r>
              <w:rPr>
                <w:rFonts w:ascii="Aptos Display" w:hAnsi="Aptos Display"/>
              </w:rPr>
              <w:t>Private Electric Vehicle Adoption Rate</w:t>
            </w:r>
          </w:p>
          <w:p w14:paraId="7C61F5E9" w14:textId="77777777" w:rsidR="00FE4B29" w:rsidRDefault="00FE4B29" w:rsidP="001F1E0C">
            <w:pPr>
              <w:rPr>
                <w:rFonts w:ascii="Aptos Display" w:hAnsi="Aptos Display"/>
              </w:rPr>
            </w:pPr>
          </w:p>
          <w:p w14:paraId="5523F690" w14:textId="77777777" w:rsidR="00FE4B29" w:rsidRDefault="00FE4B29" w:rsidP="001F1E0C">
            <w:pPr>
              <w:rPr>
                <w:rFonts w:ascii="Aptos Display" w:hAnsi="Aptos Display"/>
              </w:rPr>
            </w:pPr>
            <w:r>
              <w:rPr>
                <w:rFonts w:ascii="Aptos Display" w:hAnsi="Aptos Display"/>
              </w:rPr>
              <w:t>Theme: Transport Electrification Progress</w:t>
            </w:r>
          </w:p>
          <w:p w14:paraId="5FB6C329" w14:textId="77777777" w:rsidR="00FE4B29" w:rsidRDefault="00FE4B29" w:rsidP="001F1E0C">
            <w:pPr>
              <w:rPr>
                <w:rFonts w:ascii="Aptos Display" w:hAnsi="Aptos Display"/>
              </w:rPr>
            </w:pPr>
          </w:p>
          <w:p w14:paraId="0169D55D" w14:textId="77777777" w:rsidR="00FE4B29" w:rsidRDefault="00FE4B29" w:rsidP="001F1E0C">
            <w:pPr>
              <w:rPr>
                <w:rFonts w:ascii="Aptos Display" w:hAnsi="Aptos Display"/>
              </w:rPr>
            </w:pPr>
            <w:r>
              <w:rPr>
                <w:rFonts w:ascii="Aptos Display" w:hAnsi="Aptos Display"/>
              </w:rPr>
              <w:t>Type: Outcome Indicator</w:t>
            </w:r>
          </w:p>
          <w:p w14:paraId="542AFF9D" w14:textId="77777777" w:rsidR="00FE4B29" w:rsidRDefault="00FE4B29" w:rsidP="001F1E0C">
            <w:pPr>
              <w:rPr>
                <w:rFonts w:ascii="Aptos Display" w:hAnsi="Aptos Display"/>
              </w:rPr>
            </w:pPr>
          </w:p>
          <w:p w14:paraId="109D1809" w14:textId="77777777" w:rsidR="00FE4B29" w:rsidRDefault="00FE4B29" w:rsidP="001F1E0C">
            <w:pPr>
              <w:rPr>
                <w:rFonts w:ascii="Aptos Display" w:hAnsi="Aptos Display"/>
              </w:rPr>
            </w:pPr>
            <w:r w:rsidRPr="00F04619">
              <w:rPr>
                <w:rFonts w:ascii="Aptos Display" w:hAnsi="Aptos Display"/>
              </w:rPr>
              <w:t>Info icon</w:t>
            </w:r>
            <w:r>
              <w:rPr>
                <w:rFonts w:ascii="Aptos Display" w:hAnsi="Aptos Display"/>
              </w:rPr>
              <w:t xml:space="preserve"> - </w:t>
            </w:r>
            <w:r w:rsidRPr="004904E3">
              <w:rPr>
                <w:rFonts w:ascii="Aptos Display" w:hAnsi="Aptos Display"/>
              </w:rPr>
              <w:t>Outcome indicators are performance metrics of a state that emerge as a result of one or more initiatives undertaken by the state.</w:t>
            </w:r>
          </w:p>
        </w:tc>
        <w:tc>
          <w:tcPr>
            <w:tcW w:w="3861" w:type="dxa"/>
          </w:tcPr>
          <w:p w14:paraId="75AFC2B8" w14:textId="77777777" w:rsidR="00FE4B29" w:rsidRDefault="00FE4B29" w:rsidP="001F1E0C">
            <w:pPr>
              <w:rPr>
                <w:rFonts w:ascii="Aptos Display" w:hAnsi="Aptos Display"/>
              </w:rPr>
            </w:pPr>
            <w:r>
              <w:rPr>
                <w:rFonts w:ascii="Aptos Display" w:hAnsi="Aptos Display"/>
              </w:rPr>
              <w:t>S</w:t>
            </w:r>
            <w:r w:rsidRPr="00AB290F">
              <w:rPr>
                <w:rFonts w:ascii="Aptos Display" w:hAnsi="Aptos Display"/>
              </w:rPr>
              <w:t xml:space="preserve">hare of </w:t>
            </w:r>
            <w:r>
              <w:rPr>
                <w:rFonts w:ascii="Aptos Display" w:hAnsi="Aptos Display"/>
              </w:rPr>
              <w:t>EVs</w:t>
            </w:r>
            <w:r w:rsidRPr="00AB290F">
              <w:rPr>
                <w:rFonts w:ascii="Aptos Display" w:hAnsi="Aptos Display"/>
              </w:rPr>
              <w:t xml:space="preserve"> </w:t>
            </w:r>
            <w:r>
              <w:rPr>
                <w:rFonts w:ascii="Aptos Display" w:hAnsi="Aptos Display"/>
              </w:rPr>
              <w:t>among</w:t>
            </w:r>
            <w:r w:rsidRPr="00AB290F">
              <w:rPr>
                <w:rFonts w:ascii="Aptos Display" w:hAnsi="Aptos Display"/>
              </w:rPr>
              <w:t xml:space="preserve"> private vehicle</w:t>
            </w:r>
            <w:r>
              <w:rPr>
                <w:rFonts w:ascii="Aptos Display" w:hAnsi="Aptos Display"/>
              </w:rPr>
              <w:t xml:space="preserve"> registrations.</w:t>
            </w:r>
          </w:p>
          <w:p w14:paraId="72CE088C" w14:textId="77777777" w:rsidR="00FE4B29" w:rsidRDefault="00FE4B29" w:rsidP="001F1E0C">
            <w:pPr>
              <w:rPr>
                <w:rFonts w:ascii="Aptos Display" w:hAnsi="Aptos Display"/>
              </w:rPr>
            </w:pPr>
          </w:p>
        </w:tc>
      </w:tr>
      <w:tr w:rsidR="00FE4B29" w14:paraId="032CE3C7" w14:textId="77777777" w:rsidTr="00FE4B29">
        <w:tc>
          <w:tcPr>
            <w:tcW w:w="569" w:type="dxa"/>
          </w:tcPr>
          <w:p w14:paraId="38B4B5CD" w14:textId="77777777" w:rsidR="00FE4B29" w:rsidRDefault="00FE4B29" w:rsidP="001F1E0C">
            <w:pPr>
              <w:rPr>
                <w:rFonts w:ascii="Aptos Display" w:hAnsi="Aptos Display"/>
              </w:rPr>
            </w:pPr>
            <w:r>
              <w:rPr>
                <w:rFonts w:ascii="Aptos Display" w:hAnsi="Aptos Display"/>
              </w:rPr>
              <w:t>6</w:t>
            </w:r>
          </w:p>
        </w:tc>
        <w:tc>
          <w:tcPr>
            <w:tcW w:w="4671" w:type="dxa"/>
          </w:tcPr>
          <w:p w14:paraId="07AF5A6F" w14:textId="77777777" w:rsidR="00FE4B29" w:rsidRDefault="00FE4B29" w:rsidP="001F1E0C">
            <w:pPr>
              <w:rPr>
                <w:rFonts w:ascii="Aptos Display" w:hAnsi="Aptos Display"/>
              </w:rPr>
            </w:pPr>
            <w:r>
              <w:rPr>
                <w:rFonts w:ascii="Aptos Display" w:hAnsi="Aptos Display"/>
              </w:rPr>
              <w:t>Commercial Electric Vehicle Adoption Rate</w:t>
            </w:r>
          </w:p>
          <w:p w14:paraId="6D2D0972" w14:textId="77777777" w:rsidR="00FE4B29" w:rsidRDefault="00FE4B29" w:rsidP="001F1E0C">
            <w:pPr>
              <w:rPr>
                <w:rFonts w:ascii="Aptos Display" w:hAnsi="Aptos Display"/>
              </w:rPr>
            </w:pPr>
          </w:p>
          <w:p w14:paraId="73D0524C" w14:textId="77777777" w:rsidR="00FE4B29" w:rsidRDefault="00FE4B29" w:rsidP="001F1E0C">
            <w:pPr>
              <w:rPr>
                <w:rFonts w:ascii="Aptos Display" w:hAnsi="Aptos Display"/>
              </w:rPr>
            </w:pPr>
            <w:r>
              <w:rPr>
                <w:rFonts w:ascii="Aptos Display" w:hAnsi="Aptos Display"/>
              </w:rPr>
              <w:t>Theme: Transport Electrification Progress</w:t>
            </w:r>
          </w:p>
          <w:p w14:paraId="19F21F6E" w14:textId="77777777" w:rsidR="00FE4B29" w:rsidRDefault="00FE4B29" w:rsidP="001F1E0C">
            <w:pPr>
              <w:rPr>
                <w:rFonts w:ascii="Aptos Display" w:hAnsi="Aptos Display"/>
              </w:rPr>
            </w:pPr>
          </w:p>
          <w:p w14:paraId="78AC6F23" w14:textId="77777777" w:rsidR="00FE4B29" w:rsidRDefault="00FE4B29" w:rsidP="001F1E0C">
            <w:pPr>
              <w:rPr>
                <w:rFonts w:ascii="Aptos Display" w:hAnsi="Aptos Display"/>
              </w:rPr>
            </w:pPr>
            <w:r>
              <w:rPr>
                <w:rFonts w:ascii="Aptos Display" w:hAnsi="Aptos Display"/>
              </w:rPr>
              <w:t>Type: Outcome Indicator</w:t>
            </w:r>
          </w:p>
        </w:tc>
        <w:tc>
          <w:tcPr>
            <w:tcW w:w="3861" w:type="dxa"/>
          </w:tcPr>
          <w:p w14:paraId="0A308A0E" w14:textId="77777777" w:rsidR="00FE4B29" w:rsidRDefault="00FE4B29" w:rsidP="001F1E0C">
            <w:pPr>
              <w:rPr>
                <w:rFonts w:ascii="Aptos Display" w:hAnsi="Aptos Display"/>
              </w:rPr>
            </w:pPr>
            <w:r>
              <w:rPr>
                <w:rFonts w:ascii="Aptos Display" w:hAnsi="Aptos Display"/>
              </w:rPr>
              <w:t>S</w:t>
            </w:r>
            <w:r w:rsidRPr="00AB290F">
              <w:rPr>
                <w:rFonts w:ascii="Aptos Display" w:hAnsi="Aptos Display"/>
              </w:rPr>
              <w:t xml:space="preserve">hare of </w:t>
            </w:r>
            <w:r>
              <w:rPr>
                <w:rFonts w:ascii="Aptos Display" w:hAnsi="Aptos Display"/>
              </w:rPr>
              <w:t>EVs</w:t>
            </w:r>
            <w:r w:rsidRPr="00AB290F" w:rsidDel="00782FCE">
              <w:rPr>
                <w:rFonts w:ascii="Aptos Display" w:hAnsi="Aptos Display"/>
              </w:rPr>
              <w:t xml:space="preserve"> </w:t>
            </w:r>
            <w:r>
              <w:rPr>
                <w:rFonts w:ascii="Aptos Display" w:hAnsi="Aptos Display"/>
              </w:rPr>
              <w:t>in</w:t>
            </w:r>
            <w:r w:rsidRPr="00AB290F">
              <w:rPr>
                <w:rFonts w:ascii="Aptos Display" w:hAnsi="Aptos Display"/>
              </w:rPr>
              <w:t xml:space="preserve"> commercial vehicle</w:t>
            </w:r>
            <w:r>
              <w:rPr>
                <w:rFonts w:ascii="Aptos Display" w:hAnsi="Aptos Display"/>
              </w:rPr>
              <w:t xml:space="preserve"> registrations</w:t>
            </w:r>
            <w:r w:rsidRPr="00AB290F">
              <w:rPr>
                <w:rFonts w:ascii="Aptos Display" w:hAnsi="Aptos Display"/>
              </w:rPr>
              <w:t>.</w:t>
            </w:r>
          </w:p>
        </w:tc>
      </w:tr>
      <w:tr w:rsidR="00FE4B29" w14:paraId="1323BBF3" w14:textId="77777777" w:rsidTr="00FE4B29">
        <w:tc>
          <w:tcPr>
            <w:tcW w:w="569" w:type="dxa"/>
          </w:tcPr>
          <w:p w14:paraId="6C2AEE9B" w14:textId="77777777" w:rsidR="00FE4B29" w:rsidRDefault="00FE4B29" w:rsidP="001F1E0C">
            <w:pPr>
              <w:rPr>
                <w:rFonts w:ascii="Aptos Display" w:hAnsi="Aptos Display"/>
              </w:rPr>
            </w:pPr>
            <w:r>
              <w:rPr>
                <w:rFonts w:ascii="Aptos Display" w:hAnsi="Aptos Display"/>
              </w:rPr>
              <w:t>7</w:t>
            </w:r>
          </w:p>
        </w:tc>
        <w:tc>
          <w:tcPr>
            <w:tcW w:w="4671" w:type="dxa"/>
          </w:tcPr>
          <w:p w14:paraId="46109BAF" w14:textId="14781697" w:rsidR="00FE4B29" w:rsidRDefault="00FE4B29" w:rsidP="00C16547">
            <w:pPr>
              <w:tabs>
                <w:tab w:val="left" w:pos="3348"/>
              </w:tabs>
              <w:rPr>
                <w:rFonts w:ascii="Aptos Display" w:hAnsi="Aptos Display"/>
              </w:rPr>
            </w:pPr>
            <w:r>
              <w:rPr>
                <w:rFonts w:ascii="Aptos Display" w:hAnsi="Aptos Display"/>
              </w:rPr>
              <w:t xml:space="preserve">EV Startups </w:t>
            </w:r>
            <w:r w:rsidR="00C16547">
              <w:rPr>
                <w:rFonts w:ascii="Aptos Display" w:hAnsi="Aptos Display"/>
              </w:rPr>
              <w:tab/>
            </w:r>
          </w:p>
          <w:p w14:paraId="06315E39" w14:textId="77777777" w:rsidR="00FE4B29" w:rsidRDefault="00FE4B29" w:rsidP="001F1E0C">
            <w:pPr>
              <w:rPr>
                <w:rFonts w:ascii="Aptos Display" w:hAnsi="Aptos Display"/>
              </w:rPr>
            </w:pPr>
          </w:p>
          <w:p w14:paraId="2EF8556C" w14:textId="77777777" w:rsidR="00FE4B29" w:rsidRDefault="00FE4B29" w:rsidP="001F1E0C">
            <w:pPr>
              <w:rPr>
                <w:rFonts w:ascii="Aptos Display" w:hAnsi="Aptos Display"/>
              </w:rPr>
            </w:pPr>
            <w:r>
              <w:rPr>
                <w:rFonts w:ascii="Aptos Display" w:hAnsi="Aptos Display"/>
              </w:rPr>
              <w:t>Theme: EV Research and Innovation Status</w:t>
            </w:r>
          </w:p>
          <w:p w14:paraId="07F1EA3A" w14:textId="77777777" w:rsidR="00FE4B29" w:rsidRDefault="00FE4B29" w:rsidP="001F1E0C">
            <w:pPr>
              <w:rPr>
                <w:rFonts w:ascii="Aptos Display" w:hAnsi="Aptos Display"/>
              </w:rPr>
            </w:pPr>
          </w:p>
          <w:p w14:paraId="66B36C50" w14:textId="77777777" w:rsidR="00FE4B29" w:rsidRDefault="00FE4B29" w:rsidP="001F1E0C">
            <w:pPr>
              <w:rPr>
                <w:rFonts w:ascii="Aptos Display" w:hAnsi="Aptos Display"/>
              </w:rPr>
            </w:pPr>
          </w:p>
          <w:p w14:paraId="0C4F3094" w14:textId="77777777" w:rsidR="00FE4B29" w:rsidRDefault="00FE4B29" w:rsidP="001F1E0C">
            <w:pPr>
              <w:rPr>
                <w:rFonts w:ascii="Aptos Display" w:hAnsi="Aptos Display"/>
              </w:rPr>
            </w:pPr>
            <w:r>
              <w:rPr>
                <w:rFonts w:ascii="Aptos Display" w:hAnsi="Aptos Display"/>
              </w:rPr>
              <w:t>Type: Outcome Indicator</w:t>
            </w:r>
          </w:p>
        </w:tc>
        <w:tc>
          <w:tcPr>
            <w:tcW w:w="3861" w:type="dxa"/>
          </w:tcPr>
          <w:p w14:paraId="55074660" w14:textId="77777777" w:rsidR="00FE4B29" w:rsidRDefault="00FE4B29" w:rsidP="001F1E0C">
            <w:pPr>
              <w:rPr>
                <w:rFonts w:ascii="Aptos Display" w:hAnsi="Aptos Display"/>
              </w:rPr>
            </w:pPr>
            <w:r>
              <w:rPr>
                <w:rFonts w:ascii="Aptos Display" w:hAnsi="Aptos Display"/>
              </w:rPr>
              <w:t>T</w:t>
            </w:r>
            <w:r w:rsidRPr="00213FE3">
              <w:rPr>
                <w:rFonts w:ascii="Aptos Display" w:hAnsi="Aptos Display"/>
              </w:rPr>
              <w:t>otal number of</w:t>
            </w:r>
            <w:r>
              <w:rPr>
                <w:rFonts w:ascii="Aptos Display" w:hAnsi="Aptos Display"/>
                <w:b/>
                <w:bCs/>
              </w:rPr>
              <w:t xml:space="preserve"> </w:t>
            </w:r>
            <w:r w:rsidRPr="00213FE3">
              <w:rPr>
                <w:rFonts w:ascii="Aptos Display" w:hAnsi="Aptos Display"/>
              </w:rPr>
              <w:t>e-mobility related</w:t>
            </w:r>
            <w:r>
              <w:rPr>
                <w:rFonts w:ascii="Aptos Display" w:hAnsi="Aptos Display"/>
                <w:b/>
                <w:bCs/>
              </w:rPr>
              <w:t xml:space="preserve"> </w:t>
            </w:r>
            <w:r w:rsidRPr="00AB290F">
              <w:rPr>
                <w:rFonts w:ascii="Aptos Display" w:hAnsi="Aptos Display"/>
              </w:rPr>
              <w:t>startups</w:t>
            </w:r>
            <w:r>
              <w:rPr>
                <w:rFonts w:ascii="Aptos Display" w:hAnsi="Aptos Display"/>
              </w:rPr>
              <w:t>, normalized with Gross State Domestic Product (GSDP).</w:t>
            </w:r>
          </w:p>
        </w:tc>
      </w:tr>
      <w:tr w:rsidR="00FE4B29" w14:paraId="097C0D61" w14:textId="77777777" w:rsidTr="00FE4B29">
        <w:tc>
          <w:tcPr>
            <w:tcW w:w="569" w:type="dxa"/>
          </w:tcPr>
          <w:p w14:paraId="5CEE2268" w14:textId="77777777" w:rsidR="00FE4B29" w:rsidRDefault="00FE4B29" w:rsidP="001F1E0C">
            <w:pPr>
              <w:rPr>
                <w:rFonts w:ascii="Aptos Display" w:hAnsi="Aptos Display"/>
              </w:rPr>
            </w:pPr>
            <w:r>
              <w:rPr>
                <w:rFonts w:ascii="Aptos Display" w:hAnsi="Aptos Display"/>
              </w:rPr>
              <w:t>8</w:t>
            </w:r>
          </w:p>
        </w:tc>
        <w:tc>
          <w:tcPr>
            <w:tcW w:w="4671" w:type="dxa"/>
          </w:tcPr>
          <w:p w14:paraId="36AAD469" w14:textId="77777777" w:rsidR="00FE4B29" w:rsidRDefault="00FE4B29" w:rsidP="001F1E0C">
            <w:pPr>
              <w:rPr>
                <w:rFonts w:ascii="Aptos Display" w:hAnsi="Aptos Display"/>
              </w:rPr>
            </w:pPr>
            <w:r>
              <w:rPr>
                <w:rFonts w:ascii="Aptos Display" w:hAnsi="Aptos Display"/>
              </w:rPr>
              <w:t>EV to EV Charger Ratio</w:t>
            </w:r>
          </w:p>
          <w:p w14:paraId="52A397CF" w14:textId="77777777" w:rsidR="00FE4B29" w:rsidRDefault="00FE4B29" w:rsidP="001F1E0C">
            <w:pPr>
              <w:rPr>
                <w:rFonts w:ascii="Aptos Display" w:hAnsi="Aptos Display"/>
              </w:rPr>
            </w:pPr>
          </w:p>
          <w:p w14:paraId="6903CDF8" w14:textId="77777777" w:rsidR="00FE4B29" w:rsidRDefault="00FE4B29" w:rsidP="001F1E0C">
            <w:pPr>
              <w:rPr>
                <w:rFonts w:ascii="Aptos Display" w:hAnsi="Aptos Display"/>
              </w:rPr>
            </w:pPr>
            <w:r>
              <w:rPr>
                <w:rFonts w:ascii="Aptos Display" w:hAnsi="Aptos Display"/>
              </w:rPr>
              <w:t>Theme: Charging Infrastructure Readiness</w:t>
            </w:r>
          </w:p>
          <w:p w14:paraId="520180E7" w14:textId="77777777" w:rsidR="00FE4B29" w:rsidRDefault="00FE4B29" w:rsidP="001F1E0C">
            <w:pPr>
              <w:rPr>
                <w:rFonts w:ascii="Aptos Display" w:hAnsi="Aptos Display"/>
              </w:rPr>
            </w:pPr>
          </w:p>
          <w:p w14:paraId="1EBB07A5" w14:textId="77777777" w:rsidR="00FE4B29" w:rsidRDefault="00FE4B29" w:rsidP="001F1E0C">
            <w:pPr>
              <w:rPr>
                <w:rFonts w:ascii="Aptos Display" w:hAnsi="Aptos Display"/>
              </w:rPr>
            </w:pPr>
            <w:r>
              <w:rPr>
                <w:rFonts w:ascii="Aptos Display" w:hAnsi="Aptos Display"/>
              </w:rPr>
              <w:t>Type: Outcome Indicator</w:t>
            </w:r>
          </w:p>
        </w:tc>
        <w:tc>
          <w:tcPr>
            <w:tcW w:w="3861" w:type="dxa"/>
          </w:tcPr>
          <w:p w14:paraId="082103BC" w14:textId="77777777" w:rsidR="00FE4B29" w:rsidRDefault="00FE4B29" w:rsidP="001F1E0C">
            <w:pPr>
              <w:rPr>
                <w:rFonts w:ascii="Aptos Display" w:hAnsi="Aptos Display"/>
              </w:rPr>
            </w:pPr>
            <w:r w:rsidRPr="00EF2885">
              <w:rPr>
                <w:rFonts w:ascii="Aptos Display" w:hAnsi="Aptos Display"/>
              </w:rPr>
              <w:t>N</w:t>
            </w:r>
            <w:r>
              <w:rPr>
                <w:rFonts w:ascii="Aptos Display" w:hAnsi="Aptos Display"/>
              </w:rPr>
              <w:t>umber of EVs per public EV charger.</w:t>
            </w:r>
          </w:p>
          <w:p w14:paraId="7598FF03" w14:textId="77777777" w:rsidR="00FE4B29" w:rsidRDefault="00FE4B29" w:rsidP="001F1E0C">
            <w:pPr>
              <w:rPr>
                <w:rFonts w:ascii="Aptos Display" w:hAnsi="Aptos Display"/>
              </w:rPr>
            </w:pPr>
          </w:p>
        </w:tc>
      </w:tr>
      <w:tr w:rsidR="00FE4B29" w14:paraId="3AF133C6" w14:textId="77777777" w:rsidTr="00FE4B29">
        <w:tc>
          <w:tcPr>
            <w:tcW w:w="9101" w:type="dxa"/>
            <w:gridSpan w:val="3"/>
          </w:tcPr>
          <w:p w14:paraId="7719FC4E" w14:textId="77777777" w:rsidR="00FE4B29" w:rsidRPr="00195EDF" w:rsidRDefault="00FE4B29" w:rsidP="001F1E0C">
            <w:pPr>
              <w:rPr>
                <w:rFonts w:ascii="Aptos Display" w:hAnsi="Aptos Display"/>
                <w:b/>
                <w:bCs/>
              </w:rPr>
            </w:pPr>
            <w:r w:rsidRPr="00195EDF">
              <w:rPr>
                <w:rFonts w:ascii="Aptos Display" w:hAnsi="Aptos Display"/>
                <w:b/>
                <w:bCs/>
              </w:rPr>
              <w:t>ENABLER INDICATORS</w:t>
            </w:r>
          </w:p>
        </w:tc>
      </w:tr>
      <w:tr w:rsidR="00FE4B29" w14:paraId="3DA70406" w14:textId="77777777" w:rsidTr="00FE4B29">
        <w:tc>
          <w:tcPr>
            <w:tcW w:w="569" w:type="dxa"/>
          </w:tcPr>
          <w:p w14:paraId="525BFB16" w14:textId="77777777" w:rsidR="00FE4B29" w:rsidRDefault="00FE4B29" w:rsidP="001F1E0C">
            <w:pPr>
              <w:rPr>
                <w:rFonts w:ascii="Aptos Display" w:hAnsi="Aptos Display"/>
              </w:rPr>
            </w:pPr>
            <w:r>
              <w:rPr>
                <w:rFonts w:ascii="Aptos Display" w:hAnsi="Aptos Display"/>
              </w:rPr>
              <w:t>9</w:t>
            </w:r>
          </w:p>
        </w:tc>
        <w:tc>
          <w:tcPr>
            <w:tcW w:w="4671" w:type="dxa"/>
          </w:tcPr>
          <w:p w14:paraId="2DBC51C3" w14:textId="77777777" w:rsidR="00FE4B29" w:rsidRDefault="00FE4B29" w:rsidP="001F1E0C">
            <w:pPr>
              <w:rPr>
                <w:rFonts w:ascii="Aptos Display" w:hAnsi="Aptos Display"/>
              </w:rPr>
            </w:pPr>
            <w:r w:rsidRPr="0018299F">
              <w:rPr>
                <w:rFonts w:ascii="Aptos Display" w:hAnsi="Aptos Display"/>
              </w:rPr>
              <w:t>Governance Initiatives</w:t>
            </w:r>
          </w:p>
          <w:p w14:paraId="2C99665B" w14:textId="77777777" w:rsidR="00FE4B29" w:rsidRDefault="00FE4B29" w:rsidP="001F1E0C">
            <w:pPr>
              <w:rPr>
                <w:rFonts w:ascii="Aptos Display" w:hAnsi="Aptos Display"/>
              </w:rPr>
            </w:pPr>
          </w:p>
          <w:p w14:paraId="13F87399" w14:textId="77777777" w:rsidR="00FE4B29" w:rsidRDefault="00FE4B29" w:rsidP="001F1E0C">
            <w:pPr>
              <w:rPr>
                <w:rFonts w:ascii="Aptos Display" w:hAnsi="Aptos Display"/>
              </w:rPr>
            </w:pPr>
            <w:r>
              <w:rPr>
                <w:rFonts w:ascii="Aptos Display" w:hAnsi="Aptos Display"/>
              </w:rPr>
              <w:t>Theme: Transport Electrification Progress</w:t>
            </w:r>
          </w:p>
          <w:p w14:paraId="3D777373" w14:textId="77777777" w:rsidR="00FE4B29" w:rsidRDefault="00FE4B29" w:rsidP="001F1E0C">
            <w:pPr>
              <w:rPr>
                <w:rFonts w:ascii="Aptos Display" w:hAnsi="Aptos Display"/>
              </w:rPr>
            </w:pPr>
          </w:p>
          <w:p w14:paraId="2A94C577" w14:textId="77777777" w:rsidR="00FE4B29" w:rsidRDefault="00FE4B29" w:rsidP="001F1E0C">
            <w:pPr>
              <w:rPr>
                <w:rFonts w:ascii="Aptos Display" w:hAnsi="Aptos Display"/>
              </w:rPr>
            </w:pPr>
            <w:r>
              <w:rPr>
                <w:rFonts w:ascii="Aptos Display" w:hAnsi="Aptos Display"/>
              </w:rPr>
              <w:t>Type: Enabler Indicator</w:t>
            </w:r>
          </w:p>
          <w:p w14:paraId="28683309" w14:textId="77777777" w:rsidR="00FE4B29" w:rsidRDefault="00FE4B29" w:rsidP="001F1E0C">
            <w:pPr>
              <w:rPr>
                <w:rFonts w:ascii="Aptos Display" w:hAnsi="Aptos Display"/>
              </w:rPr>
            </w:pPr>
          </w:p>
          <w:p w14:paraId="407A9AB7" w14:textId="77777777" w:rsidR="00FE4B29" w:rsidRDefault="00FE4B29" w:rsidP="001F1E0C">
            <w:pPr>
              <w:rPr>
                <w:rFonts w:ascii="Aptos Display" w:hAnsi="Aptos Display"/>
              </w:rPr>
            </w:pPr>
            <w:r w:rsidRPr="00F04619">
              <w:rPr>
                <w:rFonts w:ascii="Aptos Display" w:hAnsi="Aptos Display"/>
              </w:rPr>
              <w:t>Info icon</w:t>
            </w:r>
            <w:r>
              <w:rPr>
                <w:rFonts w:ascii="Aptos Display" w:hAnsi="Aptos Display"/>
              </w:rPr>
              <w:t xml:space="preserve"> - </w:t>
            </w:r>
            <w:r w:rsidRPr="00603E35">
              <w:rPr>
                <w:rFonts w:ascii="Aptos Display" w:hAnsi="Aptos Display"/>
              </w:rPr>
              <w:t xml:space="preserve">Enabler indicators </w:t>
            </w:r>
            <w:r>
              <w:rPr>
                <w:rFonts w:ascii="Aptos Display" w:hAnsi="Aptos Display"/>
              </w:rPr>
              <w:t xml:space="preserve">are </w:t>
            </w:r>
            <w:r w:rsidRPr="00603E35">
              <w:rPr>
                <w:rFonts w:ascii="Aptos Display" w:hAnsi="Aptos Display"/>
              </w:rPr>
              <w:t>performance metric</w:t>
            </w:r>
            <w:r>
              <w:rPr>
                <w:rFonts w:ascii="Aptos Display" w:hAnsi="Aptos Display"/>
              </w:rPr>
              <w:t>s</w:t>
            </w:r>
            <w:r w:rsidRPr="00603E35">
              <w:rPr>
                <w:rFonts w:ascii="Aptos Display" w:hAnsi="Aptos Display"/>
              </w:rPr>
              <w:t xml:space="preserve"> </w:t>
            </w:r>
            <w:r>
              <w:rPr>
                <w:rFonts w:ascii="Aptos Display" w:hAnsi="Aptos Display"/>
              </w:rPr>
              <w:t xml:space="preserve">that capture a state’s policy and governance initiatives, and impact the </w:t>
            </w:r>
            <w:r w:rsidRPr="00603E35">
              <w:rPr>
                <w:rFonts w:ascii="Aptos Display" w:hAnsi="Aptos Display"/>
              </w:rPr>
              <w:t>performance of outcome indicators.</w:t>
            </w:r>
          </w:p>
        </w:tc>
        <w:tc>
          <w:tcPr>
            <w:tcW w:w="3861" w:type="dxa"/>
          </w:tcPr>
          <w:p w14:paraId="3A8E2C08" w14:textId="77777777" w:rsidR="00FE4B29" w:rsidRDefault="00FE4B29" w:rsidP="001F1E0C">
            <w:pPr>
              <w:rPr>
                <w:rFonts w:ascii="Aptos Display" w:hAnsi="Aptos Display"/>
              </w:rPr>
            </w:pPr>
            <w:r>
              <w:rPr>
                <w:rFonts w:ascii="Aptos Display" w:hAnsi="Aptos Display"/>
              </w:rPr>
              <w:t>Strategic</w:t>
            </w:r>
            <w:r w:rsidRPr="00A73BC7">
              <w:rPr>
                <w:rFonts w:ascii="Aptos Display" w:hAnsi="Aptos Display"/>
              </w:rPr>
              <w:t xml:space="preserve"> initiatives to plan, regulate and accelerate EV adoption</w:t>
            </w:r>
            <w:r>
              <w:rPr>
                <w:rFonts w:ascii="Aptos Display" w:hAnsi="Aptos Display"/>
              </w:rPr>
              <w:t>.</w:t>
            </w:r>
          </w:p>
          <w:p w14:paraId="7B3C08AB" w14:textId="77777777" w:rsidR="00FE4B29" w:rsidRDefault="00FE4B29" w:rsidP="001F1E0C">
            <w:pPr>
              <w:rPr>
                <w:rFonts w:ascii="Aptos Display" w:hAnsi="Aptos Display"/>
              </w:rPr>
            </w:pPr>
          </w:p>
          <w:p w14:paraId="49257930" w14:textId="77777777" w:rsidR="00FE4B29" w:rsidRPr="00AB290F" w:rsidRDefault="00FE4B29" w:rsidP="001F1E0C">
            <w:pPr>
              <w:rPr>
                <w:rFonts w:ascii="Aptos Display" w:hAnsi="Aptos Display"/>
              </w:rPr>
            </w:pPr>
          </w:p>
        </w:tc>
      </w:tr>
      <w:tr w:rsidR="00FE4B29" w14:paraId="41E17F78" w14:textId="77777777" w:rsidTr="00FE4B29">
        <w:tc>
          <w:tcPr>
            <w:tcW w:w="569" w:type="dxa"/>
          </w:tcPr>
          <w:p w14:paraId="4B522F00" w14:textId="77777777" w:rsidR="00FE4B29" w:rsidRDefault="00FE4B29" w:rsidP="001F1E0C">
            <w:pPr>
              <w:rPr>
                <w:rFonts w:ascii="Aptos Display" w:hAnsi="Aptos Display"/>
              </w:rPr>
            </w:pPr>
            <w:r>
              <w:rPr>
                <w:rFonts w:ascii="Aptos Display" w:hAnsi="Aptos Display"/>
              </w:rPr>
              <w:t>10</w:t>
            </w:r>
          </w:p>
        </w:tc>
        <w:tc>
          <w:tcPr>
            <w:tcW w:w="4671" w:type="dxa"/>
          </w:tcPr>
          <w:p w14:paraId="2AE1DE28" w14:textId="77777777" w:rsidR="00FE4B29" w:rsidRDefault="00FE4B29" w:rsidP="001F1E0C">
            <w:pPr>
              <w:rPr>
                <w:rFonts w:ascii="Aptos Display" w:hAnsi="Aptos Display"/>
              </w:rPr>
            </w:pPr>
            <w:r>
              <w:rPr>
                <w:rFonts w:ascii="Aptos Display" w:hAnsi="Aptos Display"/>
              </w:rPr>
              <w:t>Purchase Incentives</w:t>
            </w:r>
          </w:p>
          <w:p w14:paraId="36145F20" w14:textId="77777777" w:rsidR="00FE4B29" w:rsidRDefault="00FE4B29" w:rsidP="001F1E0C">
            <w:pPr>
              <w:rPr>
                <w:rFonts w:ascii="Aptos Display" w:hAnsi="Aptos Display"/>
              </w:rPr>
            </w:pPr>
          </w:p>
          <w:p w14:paraId="46922A1D" w14:textId="77777777" w:rsidR="00FE4B29" w:rsidRDefault="00FE4B29" w:rsidP="001F1E0C">
            <w:pPr>
              <w:rPr>
                <w:rFonts w:ascii="Aptos Display" w:hAnsi="Aptos Display"/>
              </w:rPr>
            </w:pPr>
            <w:r>
              <w:rPr>
                <w:rFonts w:ascii="Aptos Display" w:hAnsi="Aptos Display"/>
              </w:rPr>
              <w:t>Theme: Transport Electrification Progress</w:t>
            </w:r>
          </w:p>
          <w:p w14:paraId="70666C0E" w14:textId="77777777" w:rsidR="00FE4B29" w:rsidRDefault="00FE4B29" w:rsidP="001F1E0C">
            <w:pPr>
              <w:rPr>
                <w:rFonts w:ascii="Aptos Display" w:hAnsi="Aptos Display"/>
              </w:rPr>
            </w:pPr>
          </w:p>
          <w:p w14:paraId="244C46E7" w14:textId="77777777" w:rsidR="00FE4B29" w:rsidRDefault="00FE4B29" w:rsidP="001F1E0C">
            <w:pPr>
              <w:rPr>
                <w:rFonts w:ascii="Aptos Display" w:hAnsi="Aptos Display"/>
              </w:rPr>
            </w:pPr>
            <w:r>
              <w:rPr>
                <w:rFonts w:ascii="Aptos Display" w:hAnsi="Aptos Display"/>
              </w:rPr>
              <w:t>Type: Enabler Indicator</w:t>
            </w:r>
          </w:p>
        </w:tc>
        <w:tc>
          <w:tcPr>
            <w:tcW w:w="3861" w:type="dxa"/>
          </w:tcPr>
          <w:p w14:paraId="1D48E276" w14:textId="77777777" w:rsidR="00FE4B29" w:rsidRDefault="00FE4B29" w:rsidP="001F1E0C">
            <w:pPr>
              <w:rPr>
                <w:rFonts w:ascii="Aptos Display" w:hAnsi="Aptos Display"/>
              </w:rPr>
            </w:pPr>
            <w:r>
              <w:rPr>
                <w:rFonts w:ascii="Aptos Display" w:hAnsi="Aptos Display"/>
              </w:rPr>
              <w:t>F</w:t>
            </w:r>
            <w:r w:rsidRPr="00234431">
              <w:rPr>
                <w:rFonts w:ascii="Aptos Display" w:hAnsi="Aptos Display"/>
              </w:rPr>
              <w:t xml:space="preserve">inancial incentives to </w:t>
            </w:r>
            <w:r>
              <w:rPr>
                <w:rFonts w:ascii="Aptos Display" w:hAnsi="Aptos Display"/>
              </w:rPr>
              <w:t>catalyse</w:t>
            </w:r>
            <w:r w:rsidRPr="00234431">
              <w:rPr>
                <w:rFonts w:ascii="Aptos Display" w:hAnsi="Aptos Display"/>
              </w:rPr>
              <w:t xml:space="preserve"> </w:t>
            </w:r>
            <w:r>
              <w:rPr>
                <w:rFonts w:ascii="Aptos Display" w:hAnsi="Aptos Display"/>
              </w:rPr>
              <w:t xml:space="preserve">EV </w:t>
            </w:r>
            <w:r w:rsidRPr="00234431">
              <w:rPr>
                <w:rFonts w:ascii="Aptos Display" w:hAnsi="Aptos Display"/>
              </w:rPr>
              <w:t>demand by reducing upfront cost</w:t>
            </w:r>
            <w:r>
              <w:rPr>
                <w:rFonts w:ascii="Aptos Display" w:hAnsi="Aptos Display"/>
              </w:rPr>
              <w:t>.</w:t>
            </w:r>
          </w:p>
          <w:p w14:paraId="10249AD8" w14:textId="77777777" w:rsidR="00FE4B29" w:rsidRDefault="00FE4B29" w:rsidP="001F1E0C">
            <w:pPr>
              <w:rPr>
                <w:rFonts w:ascii="Aptos Display" w:hAnsi="Aptos Display"/>
              </w:rPr>
            </w:pPr>
          </w:p>
          <w:p w14:paraId="6754F901" w14:textId="77777777" w:rsidR="00FE4B29" w:rsidRPr="00AB290F" w:rsidRDefault="00FE4B29" w:rsidP="001F1E0C">
            <w:pPr>
              <w:rPr>
                <w:rFonts w:ascii="Aptos Display" w:hAnsi="Aptos Display"/>
              </w:rPr>
            </w:pPr>
          </w:p>
        </w:tc>
      </w:tr>
      <w:tr w:rsidR="00FE4B29" w14:paraId="3B99CA6D" w14:textId="77777777" w:rsidTr="00FE4B29">
        <w:tc>
          <w:tcPr>
            <w:tcW w:w="569" w:type="dxa"/>
          </w:tcPr>
          <w:p w14:paraId="02E3EBD9" w14:textId="77777777" w:rsidR="00FE4B29" w:rsidRDefault="00FE4B29" w:rsidP="001F1E0C">
            <w:pPr>
              <w:rPr>
                <w:rFonts w:ascii="Aptos Display" w:hAnsi="Aptos Display"/>
              </w:rPr>
            </w:pPr>
            <w:r>
              <w:rPr>
                <w:rFonts w:ascii="Aptos Display" w:hAnsi="Aptos Display"/>
              </w:rPr>
              <w:t>11</w:t>
            </w:r>
          </w:p>
        </w:tc>
        <w:tc>
          <w:tcPr>
            <w:tcW w:w="4671" w:type="dxa"/>
          </w:tcPr>
          <w:p w14:paraId="7CDBA1B8" w14:textId="77777777" w:rsidR="00FE4B29" w:rsidRDefault="00FE4B29" w:rsidP="001F1E0C">
            <w:pPr>
              <w:rPr>
                <w:rFonts w:ascii="Aptos Display" w:hAnsi="Aptos Display"/>
              </w:rPr>
            </w:pPr>
            <w:r>
              <w:rPr>
                <w:rFonts w:ascii="Aptos Display" w:hAnsi="Aptos Display"/>
              </w:rPr>
              <w:t>Transition Incentives</w:t>
            </w:r>
          </w:p>
          <w:p w14:paraId="10D81166" w14:textId="77777777" w:rsidR="00FE4B29" w:rsidRDefault="00FE4B29" w:rsidP="001F1E0C">
            <w:pPr>
              <w:rPr>
                <w:rFonts w:ascii="Aptos Display" w:hAnsi="Aptos Display"/>
              </w:rPr>
            </w:pPr>
          </w:p>
          <w:p w14:paraId="4C2042B5" w14:textId="77777777" w:rsidR="00FE4B29" w:rsidRDefault="00FE4B29" w:rsidP="001F1E0C">
            <w:pPr>
              <w:rPr>
                <w:rFonts w:ascii="Aptos Display" w:hAnsi="Aptos Display"/>
              </w:rPr>
            </w:pPr>
            <w:r>
              <w:rPr>
                <w:rFonts w:ascii="Aptos Display" w:hAnsi="Aptos Display"/>
              </w:rPr>
              <w:t>Theme: Transport Electrification Progress</w:t>
            </w:r>
          </w:p>
          <w:p w14:paraId="0CABECA1" w14:textId="77777777" w:rsidR="00FE4B29" w:rsidRDefault="00FE4B29" w:rsidP="001F1E0C">
            <w:pPr>
              <w:rPr>
                <w:rFonts w:ascii="Aptos Display" w:hAnsi="Aptos Display"/>
              </w:rPr>
            </w:pPr>
          </w:p>
          <w:p w14:paraId="3AA18BEB" w14:textId="77777777" w:rsidR="00FE4B29" w:rsidRDefault="00FE4B29" w:rsidP="001F1E0C">
            <w:pPr>
              <w:rPr>
                <w:rFonts w:ascii="Aptos Display" w:hAnsi="Aptos Display"/>
              </w:rPr>
            </w:pPr>
            <w:r>
              <w:rPr>
                <w:rFonts w:ascii="Aptos Display" w:hAnsi="Aptos Display"/>
              </w:rPr>
              <w:t>Type: Enabler Indicator</w:t>
            </w:r>
          </w:p>
        </w:tc>
        <w:tc>
          <w:tcPr>
            <w:tcW w:w="3861" w:type="dxa"/>
          </w:tcPr>
          <w:p w14:paraId="62818F62" w14:textId="77777777" w:rsidR="00FE4B29" w:rsidRDefault="00FE4B29" w:rsidP="001F1E0C">
            <w:pPr>
              <w:rPr>
                <w:rFonts w:ascii="Aptos Display" w:hAnsi="Aptos Display"/>
                <w:lang w:val="en-US"/>
              </w:rPr>
            </w:pPr>
            <w:r>
              <w:rPr>
                <w:rFonts w:ascii="Aptos Display" w:hAnsi="Aptos Display"/>
                <w:lang w:val="en-US"/>
              </w:rPr>
              <w:t>F</w:t>
            </w:r>
            <w:r w:rsidRPr="00990F61">
              <w:rPr>
                <w:rFonts w:ascii="Aptos Display" w:hAnsi="Aptos Display"/>
                <w:lang w:val="en-US"/>
              </w:rPr>
              <w:t>i</w:t>
            </w:r>
            <w:r>
              <w:rPr>
                <w:rFonts w:ascii="Aptos Display" w:hAnsi="Aptos Display"/>
                <w:lang w:val="en-US"/>
              </w:rPr>
              <w:t>nancial</w:t>
            </w:r>
            <w:r w:rsidRPr="00990F61">
              <w:rPr>
                <w:rFonts w:ascii="Aptos Display" w:hAnsi="Aptos Display"/>
                <w:lang w:val="en-US"/>
              </w:rPr>
              <w:t xml:space="preserve"> incentives to encourage</w:t>
            </w:r>
            <w:r>
              <w:rPr>
                <w:rFonts w:ascii="Aptos Display" w:hAnsi="Aptos Display"/>
                <w:lang w:val="en-US"/>
              </w:rPr>
              <w:t xml:space="preserve"> retrofitting and </w:t>
            </w:r>
            <w:r w:rsidRPr="00990F61">
              <w:rPr>
                <w:rFonts w:ascii="Aptos Display" w:hAnsi="Aptos Display"/>
                <w:lang w:val="en-US"/>
              </w:rPr>
              <w:t>scrapping of ICE vehicles.</w:t>
            </w:r>
          </w:p>
          <w:p w14:paraId="1F669AB7" w14:textId="77777777" w:rsidR="00FE4B29" w:rsidRDefault="00FE4B29" w:rsidP="001F1E0C">
            <w:pPr>
              <w:rPr>
                <w:rFonts w:ascii="Aptos Display" w:hAnsi="Aptos Display"/>
                <w:lang w:val="en-US"/>
              </w:rPr>
            </w:pPr>
          </w:p>
          <w:p w14:paraId="3E4A187A" w14:textId="77777777" w:rsidR="00FE4B29" w:rsidRPr="00A54162" w:rsidRDefault="00FE4B29" w:rsidP="001F1E0C">
            <w:pPr>
              <w:rPr>
                <w:rFonts w:ascii="Aptos Display" w:hAnsi="Aptos Display"/>
              </w:rPr>
            </w:pPr>
          </w:p>
        </w:tc>
      </w:tr>
      <w:tr w:rsidR="00FE4B29" w14:paraId="56FB76DC" w14:textId="77777777" w:rsidTr="00FE4B29">
        <w:tc>
          <w:tcPr>
            <w:tcW w:w="569" w:type="dxa"/>
          </w:tcPr>
          <w:p w14:paraId="15F783BA" w14:textId="77777777" w:rsidR="00FE4B29" w:rsidRDefault="00FE4B29" w:rsidP="001F1E0C">
            <w:pPr>
              <w:rPr>
                <w:rFonts w:ascii="Aptos Display" w:hAnsi="Aptos Display"/>
              </w:rPr>
            </w:pPr>
            <w:r>
              <w:rPr>
                <w:rFonts w:ascii="Aptos Display" w:hAnsi="Aptos Display"/>
              </w:rPr>
              <w:t>12</w:t>
            </w:r>
          </w:p>
        </w:tc>
        <w:tc>
          <w:tcPr>
            <w:tcW w:w="4671" w:type="dxa"/>
          </w:tcPr>
          <w:p w14:paraId="53853F06" w14:textId="77777777" w:rsidR="00FE4B29" w:rsidRDefault="00FE4B29" w:rsidP="001F1E0C">
            <w:pPr>
              <w:rPr>
                <w:rFonts w:ascii="Aptos Display" w:hAnsi="Aptos Display"/>
              </w:rPr>
            </w:pPr>
            <w:r>
              <w:rPr>
                <w:rFonts w:ascii="Aptos Display" w:hAnsi="Aptos Display"/>
              </w:rPr>
              <w:t>Operational Support Initiatives</w:t>
            </w:r>
          </w:p>
          <w:p w14:paraId="39CFBBD2" w14:textId="77777777" w:rsidR="00FE4B29" w:rsidRDefault="00FE4B29" w:rsidP="001F1E0C">
            <w:pPr>
              <w:rPr>
                <w:rFonts w:ascii="Aptos Display" w:hAnsi="Aptos Display"/>
              </w:rPr>
            </w:pPr>
          </w:p>
          <w:p w14:paraId="71653DAE" w14:textId="77777777" w:rsidR="00FE4B29" w:rsidRDefault="00FE4B29" w:rsidP="001F1E0C">
            <w:pPr>
              <w:rPr>
                <w:rFonts w:ascii="Aptos Display" w:hAnsi="Aptos Display"/>
              </w:rPr>
            </w:pPr>
            <w:r>
              <w:rPr>
                <w:rFonts w:ascii="Aptos Display" w:hAnsi="Aptos Display"/>
              </w:rPr>
              <w:t>Theme: Transport Electrification Progress</w:t>
            </w:r>
          </w:p>
          <w:p w14:paraId="53FC269C" w14:textId="77777777" w:rsidR="00FE4B29" w:rsidRDefault="00FE4B29" w:rsidP="001F1E0C">
            <w:pPr>
              <w:rPr>
                <w:rFonts w:ascii="Aptos Display" w:hAnsi="Aptos Display"/>
              </w:rPr>
            </w:pPr>
          </w:p>
          <w:p w14:paraId="0B6205D1" w14:textId="77777777" w:rsidR="00FE4B29" w:rsidRDefault="00FE4B29" w:rsidP="001F1E0C">
            <w:pPr>
              <w:rPr>
                <w:rFonts w:ascii="Aptos Display" w:hAnsi="Aptos Display"/>
              </w:rPr>
            </w:pPr>
            <w:r>
              <w:rPr>
                <w:rFonts w:ascii="Aptos Display" w:hAnsi="Aptos Display"/>
              </w:rPr>
              <w:t>Type: Enabler Indicator</w:t>
            </w:r>
          </w:p>
        </w:tc>
        <w:tc>
          <w:tcPr>
            <w:tcW w:w="3861" w:type="dxa"/>
          </w:tcPr>
          <w:p w14:paraId="4A85DFEB" w14:textId="77777777" w:rsidR="00FE4B29" w:rsidRDefault="00FE4B29" w:rsidP="001F1E0C">
            <w:pPr>
              <w:rPr>
                <w:rFonts w:ascii="Aptos Display" w:hAnsi="Aptos Display"/>
              </w:rPr>
            </w:pPr>
            <w:r w:rsidRPr="00EF2885">
              <w:rPr>
                <w:rFonts w:ascii="Aptos Display" w:hAnsi="Aptos Display"/>
              </w:rPr>
              <w:t>Financial and non-financial incentives to prioritize EVs and reduce their operating costs</w:t>
            </w:r>
            <w:r>
              <w:rPr>
                <w:rFonts w:ascii="Aptos Display" w:hAnsi="Aptos Display"/>
              </w:rPr>
              <w:t>.</w:t>
            </w:r>
          </w:p>
          <w:p w14:paraId="0CEC0EAB" w14:textId="77777777" w:rsidR="00FE4B29" w:rsidRPr="00AB290F" w:rsidRDefault="00FE4B29" w:rsidP="001F1E0C">
            <w:pPr>
              <w:rPr>
                <w:rFonts w:ascii="Aptos Display" w:hAnsi="Aptos Display"/>
              </w:rPr>
            </w:pPr>
          </w:p>
        </w:tc>
      </w:tr>
      <w:tr w:rsidR="00FE4B29" w14:paraId="58AD27DD" w14:textId="77777777" w:rsidTr="00FE4B29">
        <w:tc>
          <w:tcPr>
            <w:tcW w:w="569" w:type="dxa"/>
          </w:tcPr>
          <w:p w14:paraId="080BAD5E" w14:textId="77777777" w:rsidR="00FE4B29" w:rsidRDefault="00FE4B29" w:rsidP="001F1E0C">
            <w:pPr>
              <w:rPr>
                <w:rFonts w:ascii="Aptos Display" w:hAnsi="Aptos Display"/>
              </w:rPr>
            </w:pPr>
            <w:r>
              <w:rPr>
                <w:rFonts w:ascii="Aptos Display" w:hAnsi="Aptos Display"/>
              </w:rPr>
              <w:t>13</w:t>
            </w:r>
          </w:p>
        </w:tc>
        <w:tc>
          <w:tcPr>
            <w:tcW w:w="4671" w:type="dxa"/>
          </w:tcPr>
          <w:p w14:paraId="4306A1A6" w14:textId="77777777" w:rsidR="00FE4B29" w:rsidRDefault="00FE4B29" w:rsidP="001F1E0C">
            <w:pPr>
              <w:rPr>
                <w:rFonts w:ascii="Aptos Display" w:hAnsi="Aptos Display"/>
              </w:rPr>
            </w:pPr>
            <w:r w:rsidRPr="00C86414">
              <w:rPr>
                <w:rFonts w:ascii="Aptos Display" w:hAnsi="Aptos Display"/>
              </w:rPr>
              <w:t xml:space="preserve">Fuel </w:t>
            </w:r>
            <w:r>
              <w:rPr>
                <w:rFonts w:ascii="Aptos Display" w:hAnsi="Aptos Display"/>
              </w:rPr>
              <w:t>Price Parity</w:t>
            </w:r>
          </w:p>
          <w:p w14:paraId="7074477A" w14:textId="77777777" w:rsidR="00FE4B29" w:rsidRDefault="00FE4B29" w:rsidP="001F1E0C">
            <w:pPr>
              <w:rPr>
                <w:rFonts w:ascii="Aptos Display" w:hAnsi="Aptos Display"/>
              </w:rPr>
            </w:pPr>
            <w:r>
              <w:rPr>
                <w:rFonts w:ascii="Aptos Display" w:hAnsi="Aptos Display"/>
              </w:rPr>
              <w:t>Theme: Transport Electrification Progress</w:t>
            </w:r>
          </w:p>
          <w:p w14:paraId="37E6FBEC" w14:textId="77777777" w:rsidR="00FE4B29" w:rsidRDefault="00FE4B29" w:rsidP="001F1E0C">
            <w:pPr>
              <w:rPr>
                <w:rFonts w:ascii="Aptos Display" w:hAnsi="Aptos Display"/>
              </w:rPr>
            </w:pPr>
          </w:p>
          <w:p w14:paraId="335B5617" w14:textId="77777777" w:rsidR="00FE4B29" w:rsidRDefault="00FE4B29" w:rsidP="001F1E0C">
            <w:pPr>
              <w:rPr>
                <w:rFonts w:ascii="Aptos Display" w:hAnsi="Aptos Display"/>
              </w:rPr>
            </w:pPr>
            <w:r>
              <w:rPr>
                <w:rFonts w:ascii="Aptos Display" w:hAnsi="Aptos Display"/>
              </w:rPr>
              <w:t>Type: Enabler Indicator</w:t>
            </w:r>
          </w:p>
        </w:tc>
        <w:tc>
          <w:tcPr>
            <w:tcW w:w="3861" w:type="dxa"/>
          </w:tcPr>
          <w:p w14:paraId="52028386" w14:textId="77777777" w:rsidR="00FE4B29" w:rsidRDefault="00FE4B29" w:rsidP="001F1E0C">
            <w:pPr>
              <w:rPr>
                <w:rFonts w:ascii="Aptos Display" w:hAnsi="Aptos Display"/>
              </w:rPr>
            </w:pPr>
            <w:r>
              <w:rPr>
                <w:rFonts w:ascii="Aptos Display" w:hAnsi="Aptos Display"/>
              </w:rPr>
              <w:t>C</w:t>
            </w:r>
            <w:r w:rsidRPr="00EF2885">
              <w:rPr>
                <w:rFonts w:ascii="Aptos Display" w:hAnsi="Aptos Display"/>
              </w:rPr>
              <w:t xml:space="preserve">ost efficiency of </w:t>
            </w:r>
            <w:r>
              <w:rPr>
                <w:rFonts w:ascii="Aptos Display" w:hAnsi="Aptos Display"/>
              </w:rPr>
              <w:t xml:space="preserve">EV </w:t>
            </w:r>
            <w:r w:rsidRPr="00EF2885">
              <w:rPr>
                <w:rFonts w:ascii="Aptos Display" w:hAnsi="Aptos Display"/>
              </w:rPr>
              <w:t xml:space="preserve">electricity </w:t>
            </w:r>
            <w:r>
              <w:rPr>
                <w:rFonts w:ascii="Aptos Display" w:hAnsi="Aptos Display"/>
              </w:rPr>
              <w:t xml:space="preserve">tariffs </w:t>
            </w:r>
            <w:r w:rsidRPr="00EF2885">
              <w:rPr>
                <w:rFonts w:ascii="Aptos Display" w:hAnsi="Aptos Display"/>
              </w:rPr>
              <w:t>versus fossil fuel</w:t>
            </w:r>
            <w:r>
              <w:rPr>
                <w:rFonts w:ascii="Aptos Display" w:hAnsi="Aptos Display"/>
              </w:rPr>
              <w:t xml:space="preserve"> prices</w:t>
            </w:r>
            <w:r w:rsidRPr="00EF2885">
              <w:rPr>
                <w:rFonts w:ascii="Aptos Display" w:hAnsi="Aptos Display"/>
              </w:rPr>
              <w:t>.</w:t>
            </w:r>
          </w:p>
          <w:p w14:paraId="457C9D59" w14:textId="77777777" w:rsidR="00FE4B29" w:rsidRPr="00AB290F" w:rsidRDefault="00FE4B29" w:rsidP="001F1E0C">
            <w:pPr>
              <w:rPr>
                <w:rFonts w:ascii="Aptos Display" w:hAnsi="Aptos Display"/>
              </w:rPr>
            </w:pPr>
          </w:p>
        </w:tc>
      </w:tr>
      <w:tr w:rsidR="00FE4B29" w14:paraId="2FBF3177" w14:textId="77777777" w:rsidTr="00FE4B29">
        <w:tc>
          <w:tcPr>
            <w:tcW w:w="569" w:type="dxa"/>
          </w:tcPr>
          <w:p w14:paraId="05DF1C89" w14:textId="77777777" w:rsidR="00FE4B29" w:rsidRDefault="00FE4B29" w:rsidP="001F1E0C">
            <w:pPr>
              <w:rPr>
                <w:rFonts w:ascii="Aptos Display" w:hAnsi="Aptos Display"/>
              </w:rPr>
            </w:pPr>
            <w:r>
              <w:rPr>
                <w:rFonts w:ascii="Aptos Display" w:hAnsi="Aptos Display"/>
              </w:rPr>
              <w:t>14</w:t>
            </w:r>
          </w:p>
        </w:tc>
        <w:tc>
          <w:tcPr>
            <w:tcW w:w="4671" w:type="dxa"/>
          </w:tcPr>
          <w:p w14:paraId="5B565FAD" w14:textId="77777777" w:rsidR="00FE4B29" w:rsidRDefault="00FE4B29" w:rsidP="001F1E0C">
            <w:pPr>
              <w:rPr>
                <w:rFonts w:ascii="Aptos Display" w:hAnsi="Aptos Display"/>
              </w:rPr>
            </w:pPr>
            <w:r>
              <w:rPr>
                <w:rFonts w:ascii="Aptos Display" w:hAnsi="Aptos Display"/>
              </w:rPr>
              <w:t>Capital Subsidies for Charging Infrastructure</w:t>
            </w:r>
          </w:p>
          <w:p w14:paraId="1BA15A9F" w14:textId="77777777" w:rsidR="00FE4B29" w:rsidRDefault="00FE4B29" w:rsidP="001F1E0C">
            <w:pPr>
              <w:rPr>
                <w:rFonts w:ascii="Aptos Display" w:hAnsi="Aptos Display"/>
              </w:rPr>
            </w:pPr>
          </w:p>
          <w:p w14:paraId="181E5962" w14:textId="77777777" w:rsidR="00FE4B29" w:rsidRDefault="00FE4B29" w:rsidP="001F1E0C">
            <w:pPr>
              <w:rPr>
                <w:rFonts w:ascii="Aptos Display" w:hAnsi="Aptos Display"/>
              </w:rPr>
            </w:pPr>
            <w:r>
              <w:rPr>
                <w:rFonts w:ascii="Aptos Display" w:hAnsi="Aptos Display"/>
              </w:rPr>
              <w:t>Theme</w:t>
            </w:r>
            <w:r w:rsidRPr="00C91EA8">
              <w:rPr>
                <w:rFonts w:ascii="Aptos Display" w:hAnsi="Aptos Display"/>
              </w:rPr>
              <w:t xml:space="preserve">: </w:t>
            </w:r>
            <w:r>
              <w:rPr>
                <w:rFonts w:ascii="Aptos Display" w:hAnsi="Aptos Display"/>
              </w:rPr>
              <w:t>Charging Infrastructure Readiness</w:t>
            </w:r>
          </w:p>
          <w:p w14:paraId="5F57D35A" w14:textId="77777777" w:rsidR="00FE4B29" w:rsidRDefault="00FE4B29" w:rsidP="001F1E0C">
            <w:pPr>
              <w:rPr>
                <w:rFonts w:ascii="Aptos Display" w:hAnsi="Aptos Display"/>
              </w:rPr>
            </w:pPr>
          </w:p>
          <w:p w14:paraId="4753F9DD" w14:textId="77777777" w:rsidR="00FE4B29" w:rsidRDefault="00FE4B29" w:rsidP="001F1E0C">
            <w:pPr>
              <w:rPr>
                <w:rFonts w:ascii="Aptos Display" w:hAnsi="Aptos Display"/>
              </w:rPr>
            </w:pPr>
            <w:r>
              <w:rPr>
                <w:rFonts w:ascii="Aptos Display" w:hAnsi="Aptos Display"/>
              </w:rPr>
              <w:t>Type: Enabler Indicator</w:t>
            </w:r>
          </w:p>
        </w:tc>
        <w:tc>
          <w:tcPr>
            <w:tcW w:w="3861" w:type="dxa"/>
          </w:tcPr>
          <w:p w14:paraId="7BA568C6" w14:textId="77777777" w:rsidR="00FE4B29" w:rsidRDefault="00FE4B29" w:rsidP="001F1E0C">
            <w:pPr>
              <w:rPr>
                <w:rFonts w:ascii="Aptos Display" w:hAnsi="Aptos Display"/>
              </w:rPr>
            </w:pPr>
            <w:r>
              <w:rPr>
                <w:rFonts w:ascii="Aptos Display" w:hAnsi="Aptos Display"/>
              </w:rPr>
              <w:t xml:space="preserve">Financial incentives to reduce the capital cost of EV charging infrastructure. </w:t>
            </w:r>
          </w:p>
          <w:p w14:paraId="13B17DCD" w14:textId="77777777" w:rsidR="00FE4B29" w:rsidRDefault="00FE4B29" w:rsidP="001F1E0C">
            <w:pPr>
              <w:rPr>
                <w:rFonts w:ascii="Aptos Display" w:hAnsi="Aptos Display"/>
              </w:rPr>
            </w:pPr>
          </w:p>
          <w:p w14:paraId="1B33DD58" w14:textId="77777777" w:rsidR="00FE4B29" w:rsidRPr="00AB290F" w:rsidRDefault="00FE4B29" w:rsidP="001F1E0C">
            <w:pPr>
              <w:rPr>
                <w:rFonts w:ascii="Aptos Display" w:hAnsi="Aptos Display"/>
              </w:rPr>
            </w:pPr>
          </w:p>
        </w:tc>
      </w:tr>
      <w:tr w:rsidR="00FE4B29" w14:paraId="1E298CE5" w14:textId="77777777" w:rsidTr="00FE4B29">
        <w:tc>
          <w:tcPr>
            <w:tcW w:w="569" w:type="dxa"/>
          </w:tcPr>
          <w:p w14:paraId="54D97A6C" w14:textId="77777777" w:rsidR="00FE4B29" w:rsidRDefault="00FE4B29" w:rsidP="001F1E0C">
            <w:pPr>
              <w:rPr>
                <w:rFonts w:ascii="Aptos Display" w:hAnsi="Aptos Display"/>
              </w:rPr>
            </w:pPr>
            <w:r>
              <w:rPr>
                <w:rFonts w:ascii="Aptos Display" w:hAnsi="Aptos Display"/>
              </w:rPr>
              <w:t>15</w:t>
            </w:r>
          </w:p>
        </w:tc>
        <w:tc>
          <w:tcPr>
            <w:tcW w:w="4671" w:type="dxa"/>
          </w:tcPr>
          <w:p w14:paraId="363A530F" w14:textId="77777777" w:rsidR="00FE4B29" w:rsidRDefault="00FE4B29" w:rsidP="001F1E0C">
            <w:pPr>
              <w:rPr>
                <w:rFonts w:ascii="Aptos Display" w:hAnsi="Aptos Display"/>
              </w:rPr>
            </w:pPr>
            <w:r>
              <w:rPr>
                <w:rFonts w:ascii="Aptos Display" w:hAnsi="Aptos Display"/>
              </w:rPr>
              <w:t>Charging Infrastructure Development Initiatives</w:t>
            </w:r>
          </w:p>
          <w:p w14:paraId="76912769" w14:textId="77777777" w:rsidR="00FE4B29" w:rsidRDefault="00FE4B29" w:rsidP="001F1E0C">
            <w:pPr>
              <w:rPr>
                <w:rFonts w:ascii="Aptos Display" w:hAnsi="Aptos Display"/>
              </w:rPr>
            </w:pPr>
          </w:p>
          <w:p w14:paraId="39A1D37E" w14:textId="77777777" w:rsidR="00FE4B29" w:rsidRDefault="00FE4B29" w:rsidP="001F1E0C">
            <w:pPr>
              <w:rPr>
                <w:rFonts w:ascii="Aptos Display" w:hAnsi="Aptos Display"/>
              </w:rPr>
            </w:pPr>
            <w:r>
              <w:rPr>
                <w:rFonts w:ascii="Aptos Display" w:hAnsi="Aptos Display"/>
              </w:rPr>
              <w:t>Theme</w:t>
            </w:r>
            <w:r w:rsidRPr="00C91EA8">
              <w:rPr>
                <w:rFonts w:ascii="Aptos Display" w:hAnsi="Aptos Display"/>
              </w:rPr>
              <w:t xml:space="preserve">: </w:t>
            </w:r>
            <w:r>
              <w:rPr>
                <w:rFonts w:ascii="Aptos Display" w:hAnsi="Aptos Display"/>
              </w:rPr>
              <w:t>Charging Infrastructure Readiness</w:t>
            </w:r>
          </w:p>
          <w:p w14:paraId="103B556E" w14:textId="77777777" w:rsidR="00FE4B29" w:rsidRDefault="00FE4B29" w:rsidP="001F1E0C">
            <w:pPr>
              <w:rPr>
                <w:rFonts w:ascii="Aptos Display" w:hAnsi="Aptos Display"/>
              </w:rPr>
            </w:pPr>
          </w:p>
          <w:p w14:paraId="4F490978" w14:textId="77777777" w:rsidR="00FE4B29" w:rsidRDefault="00FE4B29" w:rsidP="001F1E0C">
            <w:pPr>
              <w:rPr>
                <w:rFonts w:ascii="Aptos Display" w:hAnsi="Aptos Display"/>
              </w:rPr>
            </w:pPr>
            <w:r>
              <w:rPr>
                <w:rFonts w:ascii="Aptos Display" w:hAnsi="Aptos Display"/>
              </w:rPr>
              <w:t>Type: Enabler Indicator</w:t>
            </w:r>
          </w:p>
        </w:tc>
        <w:tc>
          <w:tcPr>
            <w:tcW w:w="3861" w:type="dxa"/>
          </w:tcPr>
          <w:p w14:paraId="3FFD1663" w14:textId="77777777" w:rsidR="00FE4B29" w:rsidRDefault="00FE4B29" w:rsidP="001F1E0C">
            <w:pPr>
              <w:rPr>
                <w:rFonts w:ascii="Aptos Display" w:hAnsi="Aptos Display"/>
              </w:rPr>
            </w:pPr>
            <w:r>
              <w:rPr>
                <w:rFonts w:ascii="Aptos Display" w:hAnsi="Aptos Display"/>
              </w:rPr>
              <w:t xml:space="preserve">Incentives and measures </w:t>
            </w:r>
            <w:r w:rsidRPr="00BE7DA8">
              <w:rPr>
                <w:rFonts w:ascii="Aptos Display" w:hAnsi="Aptos Display"/>
              </w:rPr>
              <w:t xml:space="preserve">to </w:t>
            </w:r>
            <w:r>
              <w:rPr>
                <w:rFonts w:ascii="Aptos Display" w:hAnsi="Aptos Display"/>
              </w:rPr>
              <w:t xml:space="preserve">expedite </w:t>
            </w:r>
            <w:r w:rsidRPr="00BE7DA8">
              <w:rPr>
                <w:rFonts w:ascii="Aptos Display" w:hAnsi="Aptos Display"/>
              </w:rPr>
              <w:t xml:space="preserve">the </w:t>
            </w:r>
            <w:r>
              <w:rPr>
                <w:rFonts w:ascii="Aptos Display" w:hAnsi="Aptos Display"/>
              </w:rPr>
              <w:t>roll-out of</w:t>
            </w:r>
            <w:r w:rsidRPr="00BE7DA8">
              <w:rPr>
                <w:rFonts w:ascii="Aptos Display" w:hAnsi="Aptos Display"/>
              </w:rPr>
              <w:t xml:space="preserve"> public chargers.</w:t>
            </w:r>
          </w:p>
          <w:p w14:paraId="6B50ACFA" w14:textId="77777777" w:rsidR="00FE4B29" w:rsidRDefault="00FE4B29" w:rsidP="001F1E0C">
            <w:pPr>
              <w:rPr>
                <w:rFonts w:ascii="Aptos Display" w:hAnsi="Aptos Display"/>
              </w:rPr>
            </w:pPr>
          </w:p>
          <w:p w14:paraId="1108EAEF" w14:textId="77777777" w:rsidR="00FE4B29" w:rsidRPr="00AB290F" w:rsidRDefault="00FE4B29" w:rsidP="001F1E0C">
            <w:pPr>
              <w:rPr>
                <w:rFonts w:ascii="Aptos Display" w:hAnsi="Aptos Display"/>
              </w:rPr>
            </w:pPr>
          </w:p>
        </w:tc>
      </w:tr>
      <w:tr w:rsidR="00FE4B29" w14:paraId="509A593B" w14:textId="77777777" w:rsidTr="00FE4B29">
        <w:tc>
          <w:tcPr>
            <w:tcW w:w="569" w:type="dxa"/>
          </w:tcPr>
          <w:p w14:paraId="3B0EFE44" w14:textId="77777777" w:rsidR="00FE4B29" w:rsidRDefault="00FE4B29" w:rsidP="001F1E0C">
            <w:pPr>
              <w:rPr>
                <w:rFonts w:ascii="Aptos Display" w:hAnsi="Aptos Display"/>
              </w:rPr>
            </w:pPr>
            <w:r>
              <w:rPr>
                <w:rFonts w:ascii="Aptos Display" w:hAnsi="Aptos Display"/>
              </w:rPr>
              <w:t>16</w:t>
            </w:r>
          </w:p>
        </w:tc>
        <w:tc>
          <w:tcPr>
            <w:tcW w:w="4671" w:type="dxa"/>
          </w:tcPr>
          <w:p w14:paraId="493D3EB5" w14:textId="77777777" w:rsidR="00FE4B29" w:rsidRDefault="00FE4B29" w:rsidP="001F1E0C">
            <w:pPr>
              <w:rPr>
                <w:rFonts w:ascii="Aptos Display" w:hAnsi="Aptos Display"/>
              </w:rPr>
            </w:pPr>
            <w:r>
              <w:rPr>
                <w:rFonts w:ascii="Aptos Display" w:hAnsi="Aptos Display"/>
              </w:rPr>
              <w:t>Building Byelaws for Charging</w:t>
            </w:r>
          </w:p>
          <w:p w14:paraId="4D9B94F2" w14:textId="77777777" w:rsidR="00FE4B29" w:rsidRDefault="00FE4B29" w:rsidP="001F1E0C">
            <w:pPr>
              <w:rPr>
                <w:rFonts w:ascii="Aptos Display" w:hAnsi="Aptos Display"/>
              </w:rPr>
            </w:pPr>
          </w:p>
          <w:p w14:paraId="64ADF708" w14:textId="77777777" w:rsidR="00FE4B29" w:rsidRDefault="00FE4B29" w:rsidP="001F1E0C">
            <w:pPr>
              <w:rPr>
                <w:rFonts w:ascii="Aptos Display" w:hAnsi="Aptos Display"/>
              </w:rPr>
            </w:pPr>
            <w:r>
              <w:rPr>
                <w:rFonts w:ascii="Aptos Display" w:hAnsi="Aptos Display"/>
              </w:rPr>
              <w:t>Theme</w:t>
            </w:r>
            <w:r w:rsidRPr="00C91EA8">
              <w:rPr>
                <w:rFonts w:ascii="Aptos Display" w:hAnsi="Aptos Display"/>
              </w:rPr>
              <w:t xml:space="preserve">: </w:t>
            </w:r>
            <w:r>
              <w:rPr>
                <w:rFonts w:ascii="Aptos Display" w:hAnsi="Aptos Display"/>
              </w:rPr>
              <w:t>Charging Infrastructure Readiness</w:t>
            </w:r>
          </w:p>
          <w:p w14:paraId="00EAD610" w14:textId="77777777" w:rsidR="00FE4B29" w:rsidRDefault="00FE4B29" w:rsidP="001F1E0C">
            <w:pPr>
              <w:rPr>
                <w:rFonts w:ascii="Aptos Display" w:hAnsi="Aptos Display"/>
              </w:rPr>
            </w:pPr>
          </w:p>
          <w:p w14:paraId="4C22C35B" w14:textId="77777777" w:rsidR="00FE4B29" w:rsidRDefault="00FE4B29" w:rsidP="001F1E0C">
            <w:pPr>
              <w:rPr>
                <w:rFonts w:ascii="Aptos Display" w:hAnsi="Aptos Display"/>
              </w:rPr>
            </w:pPr>
            <w:r>
              <w:rPr>
                <w:rFonts w:ascii="Aptos Display" w:hAnsi="Aptos Display"/>
              </w:rPr>
              <w:t>Type: Enabler Indicator</w:t>
            </w:r>
          </w:p>
        </w:tc>
        <w:tc>
          <w:tcPr>
            <w:tcW w:w="3861" w:type="dxa"/>
          </w:tcPr>
          <w:p w14:paraId="6CAD65F4" w14:textId="77777777" w:rsidR="00FE4B29" w:rsidRDefault="00FE4B29" w:rsidP="001F1E0C">
            <w:pPr>
              <w:rPr>
                <w:rFonts w:ascii="Aptos Display" w:hAnsi="Aptos Display"/>
              </w:rPr>
            </w:pPr>
            <w:r>
              <w:rPr>
                <w:rFonts w:ascii="Aptos Display" w:hAnsi="Aptos Display"/>
              </w:rPr>
              <w:t xml:space="preserve">State regulations to mandate the integration of EV charging infrastructure in buildings. </w:t>
            </w:r>
          </w:p>
          <w:p w14:paraId="532D3C86" w14:textId="77777777" w:rsidR="00FE4B29" w:rsidRDefault="00FE4B29" w:rsidP="001F1E0C">
            <w:pPr>
              <w:rPr>
                <w:rFonts w:ascii="Aptos Display" w:hAnsi="Aptos Display"/>
              </w:rPr>
            </w:pPr>
          </w:p>
          <w:p w14:paraId="0977B654" w14:textId="77777777" w:rsidR="00FE4B29" w:rsidRDefault="00FE4B29" w:rsidP="001F1E0C">
            <w:pPr>
              <w:rPr>
                <w:rFonts w:ascii="Aptos Display" w:hAnsi="Aptos Display"/>
              </w:rPr>
            </w:pPr>
          </w:p>
        </w:tc>
      </w:tr>
      <w:tr w:rsidR="00FE4B29" w14:paraId="22FA8DCF" w14:textId="77777777" w:rsidTr="00FE4B29">
        <w:tc>
          <w:tcPr>
            <w:tcW w:w="569" w:type="dxa"/>
          </w:tcPr>
          <w:p w14:paraId="4C5E066C" w14:textId="77777777" w:rsidR="00FE4B29" w:rsidRDefault="00FE4B29" w:rsidP="001F1E0C">
            <w:pPr>
              <w:rPr>
                <w:rFonts w:ascii="Aptos Display" w:hAnsi="Aptos Display"/>
              </w:rPr>
            </w:pPr>
            <w:r>
              <w:rPr>
                <w:rFonts w:ascii="Aptos Display" w:hAnsi="Aptos Display"/>
              </w:rPr>
              <w:t>17</w:t>
            </w:r>
          </w:p>
        </w:tc>
        <w:tc>
          <w:tcPr>
            <w:tcW w:w="4671" w:type="dxa"/>
          </w:tcPr>
          <w:p w14:paraId="4E293CD8" w14:textId="77777777" w:rsidR="00FE4B29" w:rsidRDefault="00FE4B29" w:rsidP="001F1E0C">
            <w:pPr>
              <w:rPr>
                <w:rFonts w:ascii="Aptos Display" w:hAnsi="Aptos Display"/>
              </w:rPr>
            </w:pPr>
            <w:r>
              <w:rPr>
                <w:rFonts w:ascii="Aptos Display" w:hAnsi="Aptos Display"/>
              </w:rPr>
              <w:t>Share of Renewable Energy Generation Capacity</w:t>
            </w:r>
          </w:p>
          <w:p w14:paraId="1F0FFB9E" w14:textId="77777777" w:rsidR="00FE4B29" w:rsidRDefault="00FE4B29" w:rsidP="001F1E0C">
            <w:pPr>
              <w:rPr>
                <w:rFonts w:ascii="Aptos Display" w:hAnsi="Aptos Display"/>
              </w:rPr>
            </w:pPr>
          </w:p>
          <w:p w14:paraId="4334AB5F" w14:textId="77777777" w:rsidR="00FE4B29" w:rsidRDefault="00FE4B29" w:rsidP="001F1E0C">
            <w:pPr>
              <w:rPr>
                <w:rFonts w:ascii="Aptos Display" w:hAnsi="Aptos Display"/>
              </w:rPr>
            </w:pPr>
            <w:r>
              <w:rPr>
                <w:rFonts w:ascii="Aptos Display" w:hAnsi="Aptos Display"/>
              </w:rPr>
              <w:t>Theme</w:t>
            </w:r>
            <w:r w:rsidRPr="00C91EA8">
              <w:rPr>
                <w:rFonts w:ascii="Aptos Display" w:hAnsi="Aptos Display"/>
              </w:rPr>
              <w:t xml:space="preserve">: </w:t>
            </w:r>
            <w:r>
              <w:rPr>
                <w:rFonts w:ascii="Aptos Display" w:hAnsi="Aptos Display"/>
              </w:rPr>
              <w:t>Charging Infrastructure Readiness</w:t>
            </w:r>
          </w:p>
          <w:p w14:paraId="569F4695" w14:textId="77777777" w:rsidR="00FE4B29" w:rsidRDefault="00FE4B29" w:rsidP="001F1E0C">
            <w:pPr>
              <w:rPr>
                <w:rFonts w:ascii="Aptos Display" w:hAnsi="Aptos Display"/>
              </w:rPr>
            </w:pPr>
          </w:p>
          <w:p w14:paraId="3763B1A0" w14:textId="77777777" w:rsidR="00FE4B29" w:rsidRDefault="00FE4B29" w:rsidP="001F1E0C">
            <w:pPr>
              <w:rPr>
                <w:rFonts w:ascii="Aptos Display" w:hAnsi="Aptos Display"/>
              </w:rPr>
            </w:pPr>
            <w:r>
              <w:rPr>
                <w:rFonts w:ascii="Aptos Display" w:hAnsi="Aptos Display"/>
              </w:rPr>
              <w:t>Type: Enabler Indicator</w:t>
            </w:r>
          </w:p>
        </w:tc>
        <w:tc>
          <w:tcPr>
            <w:tcW w:w="3861" w:type="dxa"/>
          </w:tcPr>
          <w:p w14:paraId="06A20565" w14:textId="77777777" w:rsidR="00FE4B29" w:rsidRDefault="00FE4B29" w:rsidP="001F1E0C">
            <w:pPr>
              <w:rPr>
                <w:rFonts w:ascii="Aptos Display" w:hAnsi="Aptos Display"/>
              </w:rPr>
            </w:pPr>
            <w:r w:rsidRPr="00EF2885">
              <w:rPr>
                <w:rFonts w:ascii="Aptos Display" w:hAnsi="Aptos Display"/>
              </w:rPr>
              <w:t>Share</w:t>
            </w:r>
            <w:r>
              <w:rPr>
                <w:rFonts w:ascii="Aptos Display" w:hAnsi="Aptos Display"/>
              </w:rPr>
              <w:t xml:space="preserve"> of renewables in the total installed electricity generation capacity.</w:t>
            </w:r>
          </w:p>
          <w:p w14:paraId="10B5A4FF" w14:textId="77777777" w:rsidR="00FE4B29" w:rsidRDefault="00FE4B29" w:rsidP="001F1E0C">
            <w:pPr>
              <w:rPr>
                <w:rFonts w:ascii="Aptos Display" w:hAnsi="Aptos Display"/>
              </w:rPr>
            </w:pPr>
          </w:p>
          <w:p w14:paraId="2387920C" w14:textId="77777777" w:rsidR="00FE4B29" w:rsidRDefault="00FE4B29" w:rsidP="001F1E0C">
            <w:pPr>
              <w:rPr>
                <w:rFonts w:ascii="Aptos Display" w:hAnsi="Aptos Display"/>
              </w:rPr>
            </w:pPr>
          </w:p>
        </w:tc>
      </w:tr>
      <w:tr w:rsidR="00FE4B29" w14:paraId="15ABF0A3" w14:textId="77777777" w:rsidTr="00FE4B29">
        <w:tc>
          <w:tcPr>
            <w:tcW w:w="569" w:type="dxa"/>
          </w:tcPr>
          <w:p w14:paraId="011F0190" w14:textId="77777777" w:rsidR="00FE4B29" w:rsidRDefault="00FE4B29" w:rsidP="001F1E0C">
            <w:pPr>
              <w:rPr>
                <w:rFonts w:ascii="Aptos Display" w:hAnsi="Aptos Display"/>
              </w:rPr>
            </w:pPr>
            <w:r>
              <w:rPr>
                <w:rFonts w:ascii="Aptos Display" w:hAnsi="Aptos Display"/>
              </w:rPr>
              <w:t>18</w:t>
            </w:r>
          </w:p>
        </w:tc>
        <w:tc>
          <w:tcPr>
            <w:tcW w:w="4671" w:type="dxa"/>
          </w:tcPr>
          <w:p w14:paraId="1D8BB01B" w14:textId="77777777" w:rsidR="00FE4B29" w:rsidRDefault="00FE4B29" w:rsidP="001F1E0C">
            <w:pPr>
              <w:rPr>
                <w:rFonts w:ascii="Aptos Display" w:hAnsi="Aptos Display"/>
              </w:rPr>
            </w:pPr>
            <w:r w:rsidRPr="00C86414">
              <w:rPr>
                <w:rFonts w:ascii="Aptos Display" w:hAnsi="Aptos Display"/>
              </w:rPr>
              <w:t xml:space="preserve">Power </w:t>
            </w:r>
            <w:r>
              <w:rPr>
                <w:rFonts w:ascii="Aptos Display" w:hAnsi="Aptos Display"/>
              </w:rPr>
              <w:t>Availability</w:t>
            </w:r>
          </w:p>
          <w:p w14:paraId="12EFB788" w14:textId="77777777" w:rsidR="00FE4B29" w:rsidRDefault="00FE4B29" w:rsidP="001F1E0C">
            <w:pPr>
              <w:rPr>
                <w:rFonts w:ascii="Aptos Display" w:hAnsi="Aptos Display"/>
              </w:rPr>
            </w:pPr>
            <w:r>
              <w:rPr>
                <w:rFonts w:ascii="Aptos Display" w:hAnsi="Aptos Display"/>
              </w:rPr>
              <w:t>Theme</w:t>
            </w:r>
            <w:r w:rsidRPr="00C91EA8">
              <w:rPr>
                <w:rFonts w:ascii="Aptos Display" w:hAnsi="Aptos Display"/>
              </w:rPr>
              <w:t xml:space="preserve">: </w:t>
            </w:r>
            <w:r>
              <w:rPr>
                <w:rFonts w:ascii="Aptos Display" w:hAnsi="Aptos Display"/>
              </w:rPr>
              <w:t>Charging Infrastructure Readiness</w:t>
            </w:r>
          </w:p>
          <w:p w14:paraId="11609278" w14:textId="77777777" w:rsidR="00FE4B29" w:rsidRDefault="00FE4B29" w:rsidP="001F1E0C">
            <w:pPr>
              <w:rPr>
                <w:rFonts w:ascii="Aptos Display" w:hAnsi="Aptos Display"/>
              </w:rPr>
            </w:pPr>
          </w:p>
          <w:p w14:paraId="40DFCE50" w14:textId="77777777" w:rsidR="00FE4B29" w:rsidRDefault="00FE4B29" w:rsidP="001F1E0C">
            <w:pPr>
              <w:rPr>
                <w:rFonts w:ascii="Aptos Display" w:hAnsi="Aptos Display"/>
              </w:rPr>
            </w:pPr>
            <w:r>
              <w:rPr>
                <w:rFonts w:ascii="Aptos Display" w:hAnsi="Aptos Display"/>
              </w:rPr>
              <w:t>Type: Enabler Indicator</w:t>
            </w:r>
          </w:p>
        </w:tc>
        <w:tc>
          <w:tcPr>
            <w:tcW w:w="3861" w:type="dxa"/>
          </w:tcPr>
          <w:p w14:paraId="64FAA48C" w14:textId="77777777" w:rsidR="00FE4B29" w:rsidRDefault="00FE4B29" w:rsidP="001F1E0C">
            <w:pPr>
              <w:rPr>
                <w:rFonts w:ascii="Aptos Display" w:hAnsi="Aptos Display"/>
              </w:rPr>
            </w:pPr>
            <w:r>
              <w:rPr>
                <w:rFonts w:ascii="Aptos Display" w:hAnsi="Aptos Display"/>
              </w:rPr>
              <w:t>Gap</w:t>
            </w:r>
            <w:r w:rsidRPr="00AA300B">
              <w:rPr>
                <w:rFonts w:ascii="Aptos Display" w:hAnsi="Aptos Display"/>
              </w:rPr>
              <w:t xml:space="preserve"> between </w:t>
            </w:r>
            <w:r>
              <w:rPr>
                <w:rFonts w:ascii="Aptos Display" w:hAnsi="Aptos Display"/>
              </w:rPr>
              <w:t xml:space="preserve">power </w:t>
            </w:r>
            <w:r w:rsidRPr="00AA300B">
              <w:rPr>
                <w:rFonts w:ascii="Aptos Display" w:hAnsi="Aptos Display"/>
              </w:rPr>
              <w:t xml:space="preserve">demand and </w:t>
            </w:r>
            <w:r>
              <w:rPr>
                <w:rFonts w:ascii="Aptos Display" w:hAnsi="Aptos Display"/>
              </w:rPr>
              <w:t xml:space="preserve">power </w:t>
            </w:r>
            <w:r w:rsidRPr="00AA300B">
              <w:rPr>
                <w:rFonts w:ascii="Aptos Display" w:hAnsi="Aptos Display"/>
              </w:rPr>
              <w:t>supply</w:t>
            </w:r>
            <w:r>
              <w:rPr>
                <w:rFonts w:ascii="Aptos Display" w:hAnsi="Aptos Display"/>
              </w:rPr>
              <w:t>.</w:t>
            </w:r>
          </w:p>
          <w:p w14:paraId="7E8769F8" w14:textId="77777777" w:rsidR="00FE4B29" w:rsidRDefault="00FE4B29" w:rsidP="001F1E0C">
            <w:pPr>
              <w:rPr>
                <w:rFonts w:ascii="Aptos Display" w:hAnsi="Aptos Display"/>
              </w:rPr>
            </w:pPr>
          </w:p>
          <w:p w14:paraId="2BF94A81" w14:textId="77777777" w:rsidR="00FE4B29" w:rsidRDefault="00FE4B29" w:rsidP="001F1E0C">
            <w:pPr>
              <w:rPr>
                <w:rFonts w:ascii="Aptos Display" w:hAnsi="Aptos Display"/>
              </w:rPr>
            </w:pPr>
          </w:p>
        </w:tc>
      </w:tr>
      <w:tr w:rsidR="00FE4B29" w14:paraId="70A84FB0" w14:textId="77777777" w:rsidTr="00FE4B29">
        <w:tc>
          <w:tcPr>
            <w:tcW w:w="569" w:type="dxa"/>
          </w:tcPr>
          <w:p w14:paraId="003B526B" w14:textId="77777777" w:rsidR="00FE4B29" w:rsidRDefault="00FE4B29" w:rsidP="001F1E0C">
            <w:pPr>
              <w:rPr>
                <w:rFonts w:ascii="Aptos Display" w:hAnsi="Aptos Display"/>
              </w:rPr>
            </w:pPr>
            <w:r>
              <w:rPr>
                <w:rFonts w:ascii="Aptos Display" w:hAnsi="Aptos Display"/>
              </w:rPr>
              <w:t>19</w:t>
            </w:r>
          </w:p>
        </w:tc>
        <w:tc>
          <w:tcPr>
            <w:tcW w:w="4671" w:type="dxa"/>
          </w:tcPr>
          <w:p w14:paraId="7ED584FF" w14:textId="77777777" w:rsidR="00FE4B29" w:rsidRDefault="00FE4B29" w:rsidP="001F1E0C">
            <w:pPr>
              <w:rPr>
                <w:rFonts w:ascii="Aptos Display" w:hAnsi="Aptos Display"/>
              </w:rPr>
            </w:pPr>
            <w:r>
              <w:rPr>
                <w:rFonts w:ascii="Aptos Display" w:hAnsi="Aptos Display"/>
              </w:rPr>
              <w:t>R&amp;D Initiatives</w:t>
            </w:r>
          </w:p>
          <w:p w14:paraId="605C1855" w14:textId="77777777" w:rsidR="00FE4B29" w:rsidRDefault="00FE4B29" w:rsidP="001F1E0C">
            <w:pPr>
              <w:rPr>
                <w:rFonts w:ascii="Aptos Display" w:hAnsi="Aptos Display"/>
              </w:rPr>
            </w:pPr>
          </w:p>
          <w:p w14:paraId="481E5A1B" w14:textId="77777777" w:rsidR="00FE4B29" w:rsidRDefault="00FE4B29" w:rsidP="001F1E0C">
            <w:pPr>
              <w:rPr>
                <w:rFonts w:ascii="Aptos Display" w:hAnsi="Aptos Display"/>
              </w:rPr>
            </w:pPr>
            <w:r>
              <w:rPr>
                <w:rFonts w:ascii="Aptos Display" w:hAnsi="Aptos Display"/>
              </w:rPr>
              <w:t>Theme: EV Research and Innovation Status</w:t>
            </w:r>
          </w:p>
          <w:p w14:paraId="4F73A6DC" w14:textId="77777777" w:rsidR="00FE4B29" w:rsidRDefault="00FE4B29" w:rsidP="001F1E0C">
            <w:pPr>
              <w:rPr>
                <w:rFonts w:ascii="Aptos Display" w:hAnsi="Aptos Display"/>
              </w:rPr>
            </w:pPr>
          </w:p>
          <w:p w14:paraId="22D512BA" w14:textId="77777777" w:rsidR="00FE4B29" w:rsidRPr="00C86414" w:rsidRDefault="00FE4B29" w:rsidP="001F1E0C">
            <w:pPr>
              <w:rPr>
                <w:rFonts w:ascii="Aptos Display" w:hAnsi="Aptos Display"/>
              </w:rPr>
            </w:pPr>
            <w:r>
              <w:rPr>
                <w:rFonts w:ascii="Aptos Display" w:hAnsi="Aptos Display"/>
              </w:rPr>
              <w:t>Type: Enabler Indicator</w:t>
            </w:r>
          </w:p>
        </w:tc>
        <w:tc>
          <w:tcPr>
            <w:tcW w:w="3861" w:type="dxa"/>
          </w:tcPr>
          <w:p w14:paraId="633C2403" w14:textId="77777777" w:rsidR="00FE4B29" w:rsidRDefault="00FE4B29" w:rsidP="001F1E0C">
            <w:pPr>
              <w:rPr>
                <w:rFonts w:ascii="Aptos Display" w:hAnsi="Aptos Display"/>
              </w:rPr>
            </w:pPr>
            <w:r>
              <w:rPr>
                <w:rFonts w:ascii="Aptos Display" w:hAnsi="Aptos Display"/>
              </w:rPr>
              <w:t xml:space="preserve">State </w:t>
            </w:r>
            <w:r w:rsidRPr="00213039">
              <w:rPr>
                <w:rFonts w:ascii="Aptos Display" w:hAnsi="Aptos Display"/>
              </w:rPr>
              <w:t xml:space="preserve">actions to promote </w:t>
            </w:r>
            <w:r>
              <w:rPr>
                <w:rFonts w:ascii="Aptos Display" w:hAnsi="Aptos Display"/>
              </w:rPr>
              <w:t>R&amp;D</w:t>
            </w:r>
            <w:r w:rsidRPr="00213039">
              <w:rPr>
                <w:rFonts w:ascii="Aptos Display" w:hAnsi="Aptos Display"/>
              </w:rPr>
              <w:t xml:space="preserve"> through fi</w:t>
            </w:r>
            <w:r>
              <w:rPr>
                <w:rFonts w:ascii="Aptos Display" w:hAnsi="Aptos Display"/>
              </w:rPr>
              <w:t>nancial</w:t>
            </w:r>
            <w:r w:rsidRPr="00213039">
              <w:rPr>
                <w:rFonts w:ascii="Aptos Display" w:hAnsi="Aptos Display"/>
              </w:rPr>
              <w:t xml:space="preserve"> and non-fi</w:t>
            </w:r>
            <w:r>
              <w:rPr>
                <w:rFonts w:ascii="Aptos Display" w:hAnsi="Aptos Display"/>
              </w:rPr>
              <w:t>nancial</w:t>
            </w:r>
            <w:r w:rsidRPr="00213039">
              <w:rPr>
                <w:rFonts w:ascii="Aptos Display" w:hAnsi="Aptos Display"/>
              </w:rPr>
              <w:t xml:space="preserve"> m</w:t>
            </w:r>
            <w:r>
              <w:rPr>
                <w:rFonts w:ascii="Aptos Display" w:hAnsi="Aptos Display"/>
              </w:rPr>
              <w:t>easures</w:t>
            </w:r>
            <w:r w:rsidRPr="00213039">
              <w:rPr>
                <w:rFonts w:ascii="Aptos Display" w:hAnsi="Aptos Display"/>
              </w:rPr>
              <w:t>.</w:t>
            </w:r>
          </w:p>
          <w:p w14:paraId="153E7B02" w14:textId="77777777" w:rsidR="00FE4B29" w:rsidRDefault="00FE4B29" w:rsidP="001F1E0C">
            <w:pPr>
              <w:rPr>
                <w:rFonts w:ascii="Aptos Display" w:hAnsi="Aptos Display"/>
              </w:rPr>
            </w:pPr>
          </w:p>
          <w:p w14:paraId="1901AF21" w14:textId="77777777" w:rsidR="00FE4B29" w:rsidRPr="002F4A99" w:rsidRDefault="00FE4B29" w:rsidP="001F1E0C">
            <w:pPr>
              <w:rPr>
                <w:rFonts w:ascii="Aptos Display" w:hAnsi="Aptos Display"/>
                <w:b/>
                <w:bCs/>
              </w:rPr>
            </w:pPr>
          </w:p>
        </w:tc>
      </w:tr>
      <w:tr w:rsidR="00FE4B29" w14:paraId="36CD6AF4" w14:textId="77777777" w:rsidTr="00FE4B29">
        <w:tc>
          <w:tcPr>
            <w:tcW w:w="569" w:type="dxa"/>
          </w:tcPr>
          <w:p w14:paraId="040616D1" w14:textId="77777777" w:rsidR="00FE4B29" w:rsidRDefault="00FE4B29" w:rsidP="001F1E0C">
            <w:pPr>
              <w:rPr>
                <w:rFonts w:ascii="Aptos Display" w:hAnsi="Aptos Display"/>
              </w:rPr>
            </w:pPr>
            <w:r>
              <w:rPr>
                <w:rFonts w:ascii="Aptos Display" w:hAnsi="Aptos Display"/>
              </w:rPr>
              <w:t>20</w:t>
            </w:r>
          </w:p>
        </w:tc>
        <w:tc>
          <w:tcPr>
            <w:tcW w:w="4671" w:type="dxa"/>
          </w:tcPr>
          <w:p w14:paraId="78A5F769" w14:textId="77777777" w:rsidR="00FE4B29" w:rsidRPr="00C91EA8" w:rsidRDefault="00FE4B29" w:rsidP="001F1E0C">
            <w:pPr>
              <w:rPr>
                <w:rFonts w:ascii="Aptos Display" w:hAnsi="Aptos Display"/>
              </w:rPr>
            </w:pPr>
            <w:r w:rsidRPr="00C91EA8">
              <w:rPr>
                <w:rFonts w:ascii="Aptos Display" w:hAnsi="Aptos Display"/>
              </w:rPr>
              <w:t>Patents</w:t>
            </w:r>
          </w:p>
          <w:p w14:paraId="12116CC9" w14:textId="77777777" w:rsidR="00FE4B29" w:rsidRPr="00C91EA8" w:rsidRDefault="00FE4B29" w:rsidP="001F1E0C">
            <w:pPr>
              <w:rPr>
                <w:rFonts w:ascii="Aptos Display" w:hAnsi="Aptos Display"/>
              </w:rPr>
            </w:pPr>
          </w:p>
          <w:p w14:paraId="41871564" w14:textId="77777777" w:rsidR="00FE4B29" w:rsidRDefault="00FE4B29" w:rsidP="001F1E0C">
            <w:pPr>
              <w:rPr>
                <w:rFonts w:ascii="Aptos Display" w:hAnsi="Aptos Display"/>
              </w:rPr>
            </w:pPr>
            <w:r>
              <w:rPr>
                <w:rFonts w:ascii="Aptos Display" w:hAnsi="Aptos Display"/>
              </w:rPr>
              <w:t>Theme</w:t>
            </w:r>
            <w:r w:rsidRPr="00C91EA8">
              <w:rPr>
                <w:rFonts w:ascii="Aptos Display" w:hAnsi="Aptos Display"/>
              </w:rPr>
              <w:t xml:space="preserve">: </w:t>
            </w:r>
            <w:r>
              <w:rPr>
                <w:rFonts w:ascii="Aptos Display" w:hAnsi="Aptos Display"/>
              </w:rPr>
              <w:t>EV Research and Innovation Status</w:t>
            </w:r>
          </w:p>
          <w:p w14:paraId="764C63E8" w14:textId="77777777" w:rsidR="00FE4B29" w:rsidRDefault="00FE4B29" w:rsidP="001F1E0C">
            <w:pPr>
              <w:rPr>
                <w:rFonts w:ascii="Aptos Display" w:hAnsi="Aptos Display"/>
              </w:rPr>
            </w:pPr>
          </w:p>
          <w:p w14:paraId="6BA1BF87" w14:textId="77777777" w:rsidR="00FE4B29" w:rsidRPr="00C86414" w:rsidRDefault="00FE4B29" w:rsidP="001F1E0C">
            <w:pPr>
              <w:rPr>
                <w:rFonts w:ascii="Aptos Display" w:hAnsi="Aptos Display"/>
              </w:rPr>
            </w:pPr>
            <w:r>
              <w:rPr>
                <w:rFonts w:ascii="Aptos Display" w:hAnsi="Aptos Display"/>
              </w:rPr>
              <w:t>Type:</w:t>
            </w:r>
            <w:r w:rsidRPr="00C91EA8">
              <w:rPr>
                <w:rFonts w:ascii="Aptos Display" w:hAnsi="Aptos Display"/>
              </w:rPr>
              <w:t xml:space="preserve"> Enabler Indicator</w:t>
            </w:r>
          </w:p>
        </w:tc>
        <w:tc>
          <w:tcPr>
            <w:tcW w:w="3861" w:type="dxa"/>
          </w:tcPr>
          <w:p w14:paraId="373D8ED0" w14:textId="77777777" w:rsidR="00FE4B29" w:rsidRDefault="00FE4B29" w:rsidP="001F1E0C">
            <w:pPr>
              <w:rPr>
                <w:rFonts w:ascii="Aptos Display" w:hAnsi="Aptos Display"/>
              </w:rPr>
            </w:pPr>
            <w:r>
              <w:rPr>
                <w:rFonts w:ascii="Aptos Display" w:hAnsi="Aptos Display"/>
                <w:lang w:val="en-US"/>
              </w:rPr>
              <w:t xml:space="preserve">Number of </w:t>
            </w:r>
            <w:r w:rsidRPr="00CF4106">
              <w:rPr>
                <w:rFonts w:ascii="Aptos Display" w:hAnsi="Aptos Display"/>
                <w:lang w:val="en-US"/>
              </w:rPr>
              <w:t xml:space="preserve">patents </w:t>
            </w:r>
            <w:r>
              <w:rPr>
                <w:rFonts w:ascii="Aptos Display" w:hAnsi="Aptos Display"/>
                <w:lang w:val="en-US"/>
              </w:rPr>
              <w:t xml:space="preserve">awarded </w:t>
            </w:r>
            <w:r w:rsidRPr="00CF4106">
              <w:rPr>
                <w:rFonts w:ascii="Aptos Display" w:hAnsi="Aptos Display"/>
                <w:lang w:val="en-US"/>
              </w:rPr>
              <w:t>by Intellectual Property</w:t>
            </w:r>
            <w:r>
              <w:rPr>
                <w:rFonts w:ascii="Aptos Display" w:hAnsi="Aptos Display"/>
                <w:lang w:val="en-US"/>
              </w:rPr>
              <w:t xml:space="preserve"> India for EV and EV component technologies.</w:t>
            </w:r>
          </w:p>
          <w:p w14:paraId="4F9C8346" w14:textId="77777777" w:rsidR="00FE4B29" w:rsidRPr="00DD5BEB" w:rsidRDefault="00FE4B29" w:rsidP="001F1E0C">
            <w:pPr>
              <w:rPr>
                <w:rFonts w:ascii="Aptos Display" w:hAnsi="Aptos Display"/>
                <w:lang w:val="en-US"/>
              </w:rPr>
            </w:pPr>
          </w:p>
          <w:p w14:paraId="4264F9BC" w14:textId="77777777" w:rsidR="00FE4B29" w:rsidRPr="002F4A99" w:rsidRDefault="00FE4B29" w:rsidP="001F1E0C">
            <w:pPr>
              <w:rPr>
                <w:rFonts w:ascii="Aptos Display" w:hAnsi="Aptos Display"/>
                <w:b/>
                <w:bCs/>
              </w:rPr>
            </w:pPr>
          </w:p>
        </w:tc>
      </w:tr>
    </w:tbl>
    <w:p w14:paraId="018CDB53" w14:textId="77777777" w:rsidR="00FE4B29" w:rsidRDefault="00FE4B29" w:rsidP="00FE4B29">
      <w:pPr>
        <w:rPr>
          <w:rFonts w:ascii="Aptos Display" w:hAnsi="Aptos Display"/>
        </w:rPr>
      </w:pPr>
    </w:p>
    <w:p w14:paraId="423330A2" w14:textId="5657CB6D" w:rsidR="00C06FB9" w:rsidRDefault="007218F1" w:rsidP="00C06FB9">
      <w:pPr>
        <w:pStyle w:val="Heading1"/>
      </w:pPr>
      <w:bookmarkStart w:id="14" w:name="_Toc172827711"/>
      <w:bookmarkStart w:id="15" w:name="_Toc172827827"/>
      <w:r>
        <w:t xml:space="preserve">Page 3 </w:t>
      </w:r>
      <w:r w:rsidR="00C06FB9">
        <w:t>–</w:t>
      </w:r>
      <w:r>
        <w:t xml:space="preserve"> </w:t>
      </w:r>
      <w:r w:rsidR="00C06FB9">
        <w:t>Explore Index</w:t>
      </w:r>
      <w:bookmarkEnd w:id="14"/>
      <w:bookmarkEnd w:id="15"/>
    </w:p>
    <w:p w14:paraId="2967A1C1" w14:textId="624312C0" w:rsidR="00C06FB9" w:rsidRDefault="00C06FB9" w:rsidP="00C06FB9">
      <w:pPr>
        <w:pStyle w:val="ListParagraph"/>
        <w:numPr>
          <w:ilvl w:val="0"/>
          <w:numId w:val="6"/>
        </w:numPr>
      </w:pPr>
      <w:r>
        <w:t>We do not need a geographical group filter.</w:t>
      </w:r>
    </w:p>
    <w:p w14:paraId="5C7619BA" w14:textId="4B11A7A9" w:rsidR="00C06FB9" w:rsidRDefault="00A457EA" w:rsidP="00C06FB9">
      <w:pPr>
        <w:pStyle w:val="ListParagraph"/>
        <w:numPr>
          <w:ilvl w:val="0"/>
          <w:numId w:val="6"/>
        </w:numPr>
      </w:pPr>
      <w:r>
        <w:t>Please</w:t>
      </w:r>
      <w:r w:rsidR="00C06FB9">
        <w:t xml:space="preserve"> match the colours of achiever, front runner, </w:t>
      </w:r>
      <w:r>
        <w:t>performer,</w:t>
      </w:r>
      <w:r w:rsidR="00C06FB9">
        <w:t xml:space="preserve"> and aspirants</w:t>
      </w:r>
      <w:r>
        <w:t>.</w:t>
      </w:r>
    </w:p>
    <w:p w14:paraId="16224A4F" w14:textId="061007B3" w:rsidR="00583EDE" w:rsidRDefault="00A457EA" w:rsidP="00583EDE">
      <w:pPr>
        <w:pStyle w:val="ListParagraph"/>
      </w:pPr>
      <w:r>
        <w:rPr>
          <w:noProof/>
        </w:rPr>
        <w:drawing>
          <wp:inline distT="0" distB="0" distL="0" distR="0" wp14:anchorId="1765C11B" wp14:editId="2882826A">
            <wp:extent cx="1892913" cy="133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2567"/>
                    <a:stretch/>
                  </pic:blipFill>
                  <pic:spPr bwMode="auto">
                    <a:xfrm>
                      <a:off x="0" y="0"/>
                      <a:ext cx="1973508" cy="139028"/>
                    </a:xfrm>
                    <a:prstGeom prst="rect">
                      <a:avLst/>
                    </a:prstGeom>
                    <a:noFill/>
                    <a:ln>
                      <a:noFill/>
                    </a:ln>
                    <a:extLst>
                      <a:ext uri="{53640926-AAD7-44D8-BBD7-CCE9431645EC}">
                        <a14:shadowObscured xmlns:a14="http://schemas.microsoft.com/office/drawing/2010/main"/>
                      </a:ext>
                    </a:extLst>
                  </pic:spPr>
                </pic:pic>
              </a:graphicData>
            </a:graphic>
          </wp:inline>
        </w:drawing>
      </w:r>
    </w:p>
    <w:p w14:paraId="27A1ADB8" w14:textId="6375FF29" w:rsidR="00583EDE" w:rsidRDefault="00583EDE" w:rsidP="00583EDE">
      <w:pPr>
        <w:pStyle w:val="ListParagraph"/>
        <w:numPr>
          <w:ilvl w:val="0"/>
          <w:numId w:val="6"/>
        </w:numPr>
      </w:pPr>
      <w:r>
        <w:t>Explore button is ‘EXPLORE’ in caps.</w:t>
      </w:r>
    </w:p>
    <w:p w14:paraId="69CA98BE" w14:textId="3A20D693" w:rsidR="00583EDE" w:rsidRPr="00471BAA" w:rsidRDefault="5609EC51" w:rsidP="001F1E0C">
      <w:pPr>
        <w:pStyle w:val="ListParagraph"/>
        <w:numPr>
          <w:ilvl w:val="0"/>
          <w:numId w:val="6"/>
        </w:numPr>
      </w:pPr>
      <w:r>
        <w:t>Explore font in IEMI logo black.</w:t>
      </w:r>
      <w:r w:rsidR="00471BAA">
        <w:t xml:space="preserve"> </w:t>
      </w:r>
      <w:r>
        <w:t xml:space="preserve">Explore button in </w:t>
      </w:r>
      <w:r w:rsidR="00471BAA">
        <w:t>white colour.</w:t>
      </w:r>
      <w:ins w:id="16" w:author="Guest User" w:date="2024-07-26T06:55:00Z">
        <w:r w:rsidR="00583EDE">
          <w:tab/>
        </w:r>
      </w:ins>
    </w:p>
    <w:p w14:paraId="1023533C" w14:textId="70A11328" w:rsidR="00A457EA" w:rsidRDefault="00A457EA" w:rsidP="00A457EA">
      <w:pPr>
        <w:pStyle w:val="Heading1"/>
      </w:pPr>
      <w:bookmarkStart w:id="17" w:name="_Toc172827712"/>
      <w:bookmarkStart w:id="18" w:name="_Toc172827828"/>
      <w:r>
        <w:t>Page 4 – State Profile</w:t>
      </w:r>
      <w:bookmarkEnd w:id="17"/>
      <w:bookmarkEnd w:id="18"/>
    </w:p>
    <w:p w14:paraId="583E99B3" w14:textId="2C8D52F8" w:rsidR="00723223" w:rsidRPr="00723223" w:rsidRDefault="00723223" w:rsidP="00723223">
      <w:pPr>
        <w:pStyle w:val="Heading2"/>
      </w:pPr>
      <w:bookmarkStart w:id="19" w:name="_Toc172827713"/>
      <w:bookmarkStart w:id="20" w:name="_Toc172827829"/>
      <w:r>
        <w:t>State Statistics</w:t>
      </w:r>
      <w:bookmarkEnd w:id="19"/>
      <w:bookmarkEnd w:id="20"/>
    </w:p>
    <w:p w14:paraId="4698EDC5" w14:textId="32766265" w:rsidR="00A457EA" w:rsidRPr="00A457EA" w:rsidRDefault="00723223" w:rsidP="00A457EA">
      <w:r>
        <w:rPr>
          <w:noProof/>
        </w:rPr>
        <w:drawing>
          <wp:inline distT="0" distB="0" distL="0" distR="0" wp14:anchorId="02A986CD" wp14:editId="5A51CE2C">
            <wp:extent cx="5731510" cy="808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08990"/>
                    </a:xfrm>
                    <a:prstGeom prst="rect">
                      <a:avLst/>
                    </a:prstGeom>
                  </pic:spPr>
                </pic:pic>
              </a:graphicData>
            </a:graphic>
          </wp:inline>
        </w:drawing>
      </w:r>
    </w:p>
    <w:p w14:paraId="0BA0E757" w14:textId="5C0326A5" w:rsidR="00723223" w:rsidRDefault="00723223" w:rsidP="00723223">
      <w:pPr>
        <w:pStyle w:val="ListParagraph"/>
        <w:numPr>
          <w:ilvl w:val="0"/>
          <w:numId w:val="7"/>
        </w:numPr>
      </w:pPr>
      <w:r>
        <w:t>The State Statistics can be simpler. We can remove the state outline image.</w:t>
      </w:r>
    </w:p>
    <w:p w14:paraId="04CC9CF5" w14:textId="130E209F" w:rsidR="00723223" w:rsidRDefault="00723223" w:rsidP="00723223">
      <w:pPr>
        <w:pStyle w:val="ListParagraph"/>
        <w:numPr>
          <w:ilvl w:val="0"/>
          <w:numId w:val="7"/>
        </w:numPr>
      </w:pPr>
      <w:r>
        <w:t>Please use the same icons. On hove, it can mention geographical area, population and GSDP as shown above.</w:t>
      </w:r>
    </w:p>
    <w:p w14:paraId="53BC3A18" w14:textId="43734345" w:rsidR="00723223" w:rsidRDefault="00723223" w:rsidP="00723223">
      <w:pPr>
        <w:pStyle w:val="Heading2"/>
      </w:pPr>
      <w:bookmarkStart w:id="21" w:name="_Toc172827714"/>
      <w:bookmarkStart w:id="22" w:name="_Toc172827830"/>
      <w:r>
        <w:t>IEMI Rank</w:t>
      </w:r>
      <w:bookmarkEnd w:id="21"/>
      <w:bookmarkEnd w:id="22"/>
    </w:p>
    <w:p w14:paraId="28CE2D4E" w14:textId="7A86CB8D" w:rsidR="00723223" w:rsidRDefault="00723223" w:rsidP="00723223">
      <w:r>
        <w:rPr>
          <w:noProof/>
        </w:rPr>
        <w:drawing>
          <wp:inline distT="0" distB="0" distL="0" distR="0" wp14:anchorId="203BCF1E" wp14:editId="7831AC5D">
            <wp:extent cx="5731510" cy="865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65505"/>
                    </a:xfrm>
                    <a:prstGeom prst="rect">
                      <a:avLst/>
                    </a:prstGeom>
                  </pic:spPr>
                </pic:pic>
              </a:graphicData>
            </a:graphic>
          </wp:inline>
        </w:drawing>
      </w:r>
    </w:p>
    <w:p w14:paraId="0678D3B2" w14:textId="45401BFF" w:rsidR="00723223" w:rsidRDefault="00723223" w:rsidP="008A4F06">
      <w:pPr>
        <w:pStyle w:val="ListParagraph"/>
        <w:numPr>
          <w:ilvl w:val="0"/>
          <w:numId w:val="8"/>
        </w:numPr>
      </w:pPr>
      <w:r>
        <w:t>IEMI Rank shall not include geographical group rank.</w:t>
      </w:r>
      <w:r w:rsidR="00E14EA8">
        <w:t xml:space="preserve"> We do not need to mention the out of or denominator in ranks.</w:t>
      </w:r>
    </w:p>
    <w:p w14:paraId="793A5462" w14:textId="1DEFC40A" w:rsidR="00723223" w:rsidRDefault="005F27B3" w:rsidP="008A4F06">
      <w:pPr>
        <w:pStyle w:val="ListParagraph"/>
        <w:numPr>
          <w:ilvl w:val="0"/>
          <w:numId w:val="8"/>
        </w:numPr>
      </w:pPr>
      <w:r>
        <w:t xml:space="preserve">Geographical group average score is not required. </w:t>
      </w:r>
      <w:r w:rsidR="00723223">
        <w:t>Top scorer can be shown as a flag.</w:t>
      </w:r>
    </w:p>
    <w:p w14:paraId="117D5B5B" w14:textId="0441F158" w:rsidR="00723223" w:rsidRDefault="00723223" w:rsidP="008A4F06">
      <w:pPr>
        <w:pStyle w:val="ListParagraph"/>
        <w:numPr>
          <w:ilvl w:val="0"/>
          <w:numId w:val="8"/>
        </w:numPr>
      </w:pPr>
      <w:r>
        <w:t xml:space="preserve">The background colours, flag colours and </w:t>
      </w:r>
      <w:r w:rsidR="00E14EA8">
        <w:t>performance of state colours</w:t>
      </w:r>
      <w:r>
        <w:t xml:space="preserve"> must be matched.</w:t>
      </w:r>
    </w:p>
    <w:p w14:paraId="677AC30D" w14:textId="58954B1E" w:rsidR="00723223" w:rsidRDefault="00723223" w:rsidP="00723223">
      <w:pPr>
        <w:pStyle w:val="Heading2"/>
      </w:pPr>
      <w:bookmarkStart w:id="23" w:name="_Toc172827715"/>
      <w:bookmarkStart w:id="24" w:name="_Toc172827831"/>
      <w:r>
        <w:t>Themes</w:t>
      </w:r>
      <w:bookmarkEnd w:id="23"/>
      <w:bookmarkEnd w:id="24"/>
    </w:p>
    <w:p w14:paraId="42083233" w14:textId="664812E0" w:rsidR="00723223" w:rsidRDefault="3430B36A" w:rsidP="00723223">
      <w:pPr>
        <w:rPr>
          <w:del w:id="25" w:author="Guest User" w:date="2024-07-26T09:30:00Z"/>
        </w:rPr>
      </w:pPr>
      <w:r>
        <w:rPr>
          <w:noProof/>
        </w:rPr>
        <w:drawing>
          <wp:inline distT="0" distB="0" distL="0" distR="0" wp14:anchorId="76090B2A" wp14:editId="7CE1679E">
            <wp:extent cx="573151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1295400"/>
                    </a:xfrm>
                    <a:prstGeom prst="rect">
                      <a:avLst/>
                    </a:prstGeom>
                  </pic:spPr>
                </pic:pic>
              </a:graphicData>
            </a:graphic>
          </wp:inline>
        </w:drawing>
      </w:r>
    </w:p>
    <w:p w14:paraId="4E2AD929" w14:textId="2C3EA1D7" w:rsidR="00723223" w:rsidRDefault="3430B36A" w:rsidP="008A4F06">
      <w:pPr>
        <w:pStyle w:val="ListParagraph"/>
        <w:numPr>
          <w:ilvl w:val="0"/>
          <w:numId w:val="10"/>
        </w:numPr>
      </w:pPr>
      <w:r>
        <w:t>The themes</w:t>
      </w:r>
      <w:r w:rsidR="18BD77C9">
        <w:t xml:space="preserve"> graph</w:t>
      </w:r>
      <w:r>
        <w:t xml:space="preserve"> must be placed horizontally.</w:t>
      </w:r>
    </w:p>
    <w:p w14:paraId="72BEC557" w14:textId="1899B726" w:rsidR="00723223" w:rsidRDefault="00E14EA8" w:rsidP="008A4F06">
      <w:pPr>
        <w:pStyle w:val="ListParagraph"/>
        <w:numPr>
          <w:ilvl w:val="0"/>
          <w:numId w:val="10"/>
        </w:numPr>
      </w:pPr>
      <w:r>
        <w:t>In the theme graphs, rank shall not include geographical group rank. We do not need to mention the out of or denominator in ranks.</w:t>
      </w:r>
    </w:p>
    <w:p w14:paraId="1FDBCD2C" w14:textId="5F6C315C" w:rsidR="005F27B3" w:rsidRDefault="005F27B3" w:rsidP="008A4F06">
      <w:pPr>
        <w:pStyle w:val="ListParagraph"/>
        <w:numPr>
          <w:ilvl w:val="0"/>
          <w:numId w:val="8"/>
        </w:numPr>
      </w:pPr>
      <w:r>
        <w:t>Geographical group average score is not required.</w:t>
      </w:r>
      <w:r w:rsidRPr="005F27B3">
        <w:t xml:space="preserve"> </w:t>
      </w:r>
      <w:r>
        <w:t>Top scorer can be shown as a flag.</w:t>
      </w:r>
    </w:p>
    <w:p w14:paraId="0A4B1B79" w14:textId="0E6FF876" w:rsidR="00E14EA8" w:rsidRDefault="00E14EA8" w:rsidP="008A4F06">
      <w:pPr>
        <w:pStyle w:val="ListParagraph"/>
        <w:numPr>
          <w:ilvl w:val="0"/>
          <w:numId w:val="10"/>
        </w:numPr>
      </w:pPr>
      <w:r>
        <w:t>Colours must be matched.</w:t>
      </w:r>
    </w:p>
    <w:p w14:paraId="76948777" w14:textId="34063C03" w:rsidR="00E14EA8" w:rsidRPr="00E14EA8" w:rsidRDefault="00E14EA8" w:rsidP="00E14EA8">
      <w:pPr>
        <w:pStyle w:val="Heading2"/>
      </w:pPr>
      <w:bookmarkStart w:id="26" w:name="_Toc172827716"/>
      <w:bookmarkStart w:id="27" w:name="_Toc172827832"/>
      <w:r>
        <w:t>Indicators Rank and Score</w:t>
      </w:r>
      <w:bookmarkEnd w:id="26"/>
      <w:bookmarkEnd w:id="27"/>
    </w:p>
    <w:p w14:paraId="095BDA67" w14:textId="27F8C8F7" w:rsidR="00E14EA8" w:rsidRDefault="00E14EA8" w:rsidP="00E14EA8">
      <w:r>
        <w:rPr>
          <w:noProof/>
        </w:rPr>
        <w:drawing>
          <wp:inline distT="0" distB="0" distL="0" distR="0" wp14:anchorId="0E426CFF" wp14:editId="005B5D80">
            <wp:extent cx="5719763" cy="41981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46" r="1031"/>
                    <a:stretch/>
                  </pic:blipFill>
                  <pic:spPr bwMode="auto">
                    <a:xfrm>
                      <a:off x="0" y="0"/>
                      <a:ext cx="5731640" cy="4206865"/>
                    </a:xfrm>
                    <a:prstGeom prst="rect">
                      <a:avLst/>
                    </a:prstGeom>
                    <a:ln>
                      <a:noFill/>
                    </a:ln>
                    <a:extLst>
                      <a:ext uri="{53640926-AAD7-44D8-BBD7-CCE9431645EC}">
                        <a14:shadowObscured xmlns:a14="http://schemas.microsoft.com/office/drawing/2010/main"/>
                      </a:ext>
                    </a:extLst>
                  </pic:spPr>
                </pic:pic>
              </a:graphicData>
            </a:graphic>
          </wp:inline>
        </w:drawing>
      </w:r>
    </w:p>
    <w:p w14:paraId="7DB45245" w14:textId="17663184" w:rsidR="00E14EA8" w:rsidRDefault="00E14EA8" w:rsidP="008A4F06">
      <w:pPr>
        <w:pStyle w:val="ListParagraph"/>
        <w:numPr>
          <w:ilvl w:val="0"/>
          <w:numId w:val="11"/>
        </w:numPr>
      </w:pPr>
      <w:r>
        <w:t>On clicking themes, the themes must show be highlighted and the indicators below them must be shown in a layout as indicated below.</w:t>
      </w:r>
    </w:p>
    <w:p w14:paraId="48D3C3DB" w14:textId="26E79661" w:rsidR="00E14EA8" w:rsidRDefault="00E14EA8" w:rsidP="008A4F06">
      <w:pPr>
        <w:pStyle w:val="ListParagraph"/>
        <w:numPr>
          <w:ilvl w:val="0"/>
          <w:numId w:val="11"/>
        </w:numPr>
      </w:pPr>
      <w:r>
        <w:t>For any indicator, geographical rank is not required. We do not need to mention out of or denominator in rank.</w:t>
      </w:r>
    </w:p>
    <w:p w14:paraId="6EB5CE15" w14:textId="35E72AB1" w:rsidR="00E14EA8" w:rsidRDefault="00E14EA8" w:rsidP="008A4F06">
      <w:pPr>
        <w:pStyle w:val="ListParagraph"/>
        <w:numPr>
          <w:ilvl w:val="0"/>
          <w:numId w:val="11"/>
        </w:numPr>
      </w:pPr>
      <w:r>
        <w:t>Please match layout colours.</w:t>
      </w:r>
    </w:p>
    <w:p w14:paraId="0ADEA61D" w14:textId="110B7511" w:rsidR="005F27B3" w:rsidRDefault="005F27B3" w:rsidP="008A4F06">
      <w:pPr>
        <w:pStyle w:val="ListParagraph"/>
        <w:numPr>
          <w:ilvl w:val="0"/>
          <w:numId w:val="11"/>
        </w:numPr>
      </w:pPr>
      <w:r>
        <w:t>Geographical group average score is not required.</w:t>
      </w:r>
      <w:r w:rsidRPr="005F27B3">
        <w:t xml:space="preserve"> </w:t>
      </w:r>
      <w:r>
        <w:t>Top scorer can be shown as a flag.</w:t>
      </w:r>
    </w:p>
    <w:p w14:paraId="21A981B2" w14:textId="2E4CEC32" w:rsidR="00E14EA8" w:rsidRDefault="00E14EA8" w:rsidP="00E14EA8">
      <w:pPr>
        <w:pStyle w:val="Heading2"/>
      </w:pPr>
      <w:bookmarkStart w:id="28" w:name="_Toc172827717"/>
      <w:bookmarkStart w:id="29" w:name="_Toc172827833"/>
      <w:r>
        <w:t>Navigation Pane</w:t>
      </w:r>
      <w:bookmarkEnd w:id="28"/>
      <w:bookmarkEnd w:id="29"/>
    </w:p>
    <w:p w14:paraId="2B930508" w14:textId="3750915F" w:rsidR="00E14EA8" w:rsidRDefault="00E14EA8" w:rsidP="00E14EA8">
      <w:r>
        <w:rPr>
          <w:noProof/>
        </w:rPr>
        <w:drawing>
          <wp:inline distT="0" distB="0" distL="0" distR="0" wp14:anchorId="28E5AA67" wp14:editId="5E537E1C">
            <wp:extent cx="1404938" cy="21360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09391" cy="2142849"/>
                    </a:xfrm>
                    <a:prstGeom prst="rect">
                      <a:avLst/>
                    </a:prstGeom>
                  </pic:spPr>
                </pic:pic>
              </a:graphicData>
            </a:graphic>
          </wp:inline>
        </w:drawing>
      </w:r>
    </w:p>
    <w:p w14:paraId="2E722510" w14:textId="77B92AB7" w:rsidR="00E14EA8" w:rsidRDefault="00E14EA8" w:rsidP="008A4F06">
      <w:pPr>
        <w:pStyle w:val="ListParagraph"/>
        <w:numPr>
          <w:ilvl w:val="0"/>
          <w:numId w:val="12"/>
        </w:numPr>
      </w:pPr>
      <w:r>
        <w:t>Please include icons and highlighted font colour change.</w:t>
      </w:r>
    </w:p>
    <w:p w14:paraId="7FA4AAF6" w14:textId="77777777" w:rsidR="00E14EA8" w:rsidRDefault="00E14EA8" w:rsidP="00E14EA8"/>
    <w:p w14:paraId="43B19AED" w14:textId="23AB8029" w:rsidR="005F27B3" w:rsidRDefault="005F27B3" w:rsidP="005F27B3">
      <w:pPr>
        <w:pStyle w:val="Heading2"/>
      </w:pPr>
      <w:bookmarkStart w:id="30" w:name="_Toc172827718"/>
      <w:bookmarkStart w:id="31" w:name="_Toc172827834"/>
      <w:r>
        <w:t>Transport Electrification Progress – Outcomes</w:t>
      </w:r>
      <w:bookmarkEnd w:id="30"/>
      <w:bookmarkEnd w:id="31"/>
    </w:p>
    <w:p w14:paraId="6038B77F" w14:textId="0EF7A148" w:rsidR="005F27B3" w:rsidRDefault="005F27B3" w:rsidP="00E14EA8">
      <w:r>
        <w:rPr>
          <w:noProof/>
        </w:rPr>
        <w:drawing>
          <wp:inline distT="0" distB="0" distL="0" distR="0" wp14:anchorId="4CF311C9" wp14:editId="300C4D84">
            <wp:extent cx="3859629" cy="313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5650" cy="3135434"/>
                    </a:xfrm>
                    <a:prstGeom prst="rect">
                      <a:avLst/>
                    </a:prstGeom>
                  </pic:spPr>
                </pic:pic>
              </a:graphicData>
            </a:graphic>
          </wp:inline>
        </w:drawing>
      </w:r>
    </w:p>
    <w:p w14:paraId="34A8E586" w14:textId="6C7A083C" w:rsidR="00C346DA" w:rsidRPr="005F27B3" w:rsidRDefault="005F27B3" w:rsidP="008A4F06">
      <w:pPr>
        <w:pStyle w:val="ListParagraph"/>
        <w:numPr>
          <w:ilvl w:val="0"/>
          <w:numId w:val="13"/>
        </w:numPr>
      </w:pPr>
      <w:r w:rsidRPr="005F27B3">
        <w:t>For EV Registration and adoption rate, by default, the mode will always be selected as “Total” so that the user can view the stacked bar graph depicting the different vehicle type’s data.</w:t>
      </w:r>
    </w:p>
    <w:p w14:paraId="0E817A07" w14:textId="349A81B2" w:rsidR="005F27B3" w:rsidRDefault="005F27B3" w:rsidP="008A4F06">
      <w:pPr>
        <w:pStyle w:val="ListParagraph"/>
        <w:numPr>
          <w:ilvl w:val="0"/>
          <w:numId w:val="13"/>
        </w:numPr>
      </w:pPr>
      <w:r>
        <w:t xml:space="preserve">Show State adoption rate and National adoption rate in the graph </w:t>
      </w:r>
      <w:r w:rsidR="00C346DA">
        <w:t>in the secondary y axis.</w:t>
      </w:r>
    </w:p>
    <w:p w14:paraId="0D65CE45" w14:textId="08CEF597" w:rsidR="005F27B3" w:rsidRDefault="005F27B3" w:rsidP="008A4F06">
      <w:pPr>
        <w:pStyle w:val="ListParagraph"/>
        <w:numPr>
          <w:ilvl w:val="0"/>
          <w:numId w:val="13"/>
        </w:numPr>
      </w:pPr>
      <w:r>
        <w:t>Please highlight the quarter based on the quarter selected on the graph.</w:t>
      </w:r>
    </w:p>
    <w:p w14:paraId="1203441F" w14:textId="1EC618CC" w:rsidR="00C346DA" w:rsidRDefault="00C346DA" w:rsidP="008A4F06">
      <w:pPr>
        <w:pStyle w:val="ListParagraph"/>
        <w:numPr>
          <w:ilvl w:val="0"/>
          <w:numId w:val="13"/>
        </w:numPr>
      </w:pPr>
      <w:r>
        <w:t>Please add the info icon as shown in the image.</w:t>
      </w:r>
    </w:p>
    <w:p w14:paraId="093EB6A4" w14:textId="19134AFF" w:rsidR="00C346DA" w:rsidRDefault="00C346DA" w:rsidP="008A4F06">
      <w:pPr>
        <w:pStyle w:val="ListParagraph"/>
        <w:numPr>
          <w:ilvl w:val="0"/>
          <w:numId w:val="13"/>
        </w:numPr>
      </w:pPr>
      <w:r>
        <w:t>Please show the information as indicated in the hover.</w:t>
      </w:r>
    </w:p>
    <w:p w14:paraId="76F24012" w14:textId="16BFD19C" w:rsidR="006E4666" w:rsidRDefault="006E4666" w:rsidP="008A4F06">
      <w:pPr>
        <w:pStyle w:val="ListParagraph"/>
        <w:numPr>
          <w:ilvl w:val="0"/>
          <w:numId w:val="13"/>
        </w:numPr>
      </w:pPr>
      <w:r>
        <w:t>Show month and year in the x axis in MMM YYYY format – Jan 2024.</w:t>
      </w:r>
    </w:p>
    <w:p w14:paraId="62781B14" w14:textId="0EA5D0F9" w:rsidR="005F27B3" w:rsidRDefault="005F27B3" w:rsidP="005F27B3">
      <w:pPr>
        <w:pStyle w:val="Heading2"/>
      </w:pPr>
      <w:bookmarkStart w:id="32" w:name="_Toc172827719"/>
      <w:bookmarkStart w:id="33" w:name="_Toc172827835"/>
      <w:r>
        <w:t>Transport Electrification Progress – Initiatives</w:t>
      </w:r>
      <w:bookmarkEnd w:id="32"/>
      <w:bookmarkEnd w:id="33"/>
    </w:p>
    <w:p w14:paraId="053A563B" w14:textId="20E40C4E" w:rsidR="005F27B3" w:rsidRDefault="00C346DA" w:rsidP="005F27B3">
      <w:r>
        <w:rPr>
          <w:noProof/>
        </w:rPr>
        <w:drawing>
          <wp:inline distT="0" distB="0" distL="0" distR="0" wp14:anchorId="67B8C7C1" wp14:editId="0617AE2F">
            <wp:extent cx="2065884" cy="24066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5135" cy="2429037"/>
                    </a:xfrm>
                    <a:prstGeom prst="rect">
                      <a:avLst/>
                    </a:prstGeom>
                  </pic:spPr>
                </pic:pic>
              </a:graphicData>
            </a:graphic>
          </wp:inline>
        </w:drawing>
      </w:r>
    </w:p>
    <w:p w14:paraId="44393185" w14:textId="453643F9" w:rsidR="00C346DA" w:rsidRDefault="00C346DA" w:rsidP="008A4F06">
      <w:pPr>
        <w:pStyle w:val="ListParagraph"/>
        <w:numPr>
          <w:ilvl w:val="0"/>
          <w:numId w:val="14"/>
        </w:numPr>
      </w:pPr>
      <w:r>
        <w:t>Please add the info icon.</w:t>
      </w:r>
    </w:p>
    <w:p w14:paraId="17192BC2" w14:textId="7D7D1FC8" w:rsidR="005F27B3" w:rsidRDefault="005F27B3" w:rsidP="008A4F06">
      <w:pPr>
        <w:pStyle w:val="ListParagraph"/>
        <w:numPr>
          <w:ilvl w:val="0"/>
          <w:numId w:val="14"/>
        </w:numPr>
      </w:pPr>
      <w:r>
        <w:t>Match the header colour.</w:t>
      </w:r>
    </w:p>
    <w:p w14:paraId="6AF07EAF" w14:textId="06597F11" w:rsidR="005F27B3" w:rsidRDefault="005F27B3" w:rsidP="005F27B3">
      <w:pPr>
        <w:pStyle w:val="Heading2"/>
      </w:pPr>
      <w:bookmarkStart w:id="34" w:name="_Toc172827720"/>
      <w:bookmarkStart w:id="35" w:name="_Toc172827836"/>
      <w:r>
        <w:t>Transport Electrification Progress – Purchase Incentives</w:t>
      </w:r>
      <w:bookmarkEnd w:id="34"/>
      <w:bookmarkEnd w:id="35"/>
    </w:p>
    <w:p w14:paraId="1C9B35D0" w14:textId="546FE52C" w:rsidR="005F27B3" w:rsidRPr="005F27B3" w:rsidRDefault="00C346DA" w:rsidP="005F27B3">
      <w:r>
        <w:rPr>
          <w:noProof/>
        </w:rPr>
        <w:drawing>
          <wp:inline distT="0" distB="0" distL="0" distR="0" wp14:anchorId="63B79DBA" wp14:editId="7BB5C786">
            <wp:extent cx="2179431" cy="24570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3798" cy="2462023"/>
                    </a:xfrm>
                    <a:prstGeom prst="rect">
                      <a:avLst/>
                    </a:prstGeom>
                  </pic:spPr>
                </pic:pic>
              </a:graphicData>
            </a:graphic>
          </wp:inline>
        </w:drawing>
      </w:r>
    </w:p>
    <w:p w14:paraId="17B96C0A" w14:textId="22A8F326" w:rsidR="00C346DA" w:rsidRDefault="00C346DA" w:rsidP="008A4F06">
      <w:pPr>
        <w:pStyle w:val="ListParagraph"/>
        <w:numPr>
          <w:ilvl w:val="0"/>
          <w:numId w:val="15"/>
        </w:numPr>
      </w:pPr>
      <w:r>
        <w:t>Please include information icon.</w:t>
      </w:r>
    </w:p>
    <w:p w14:paraId="2AE7C7CF" w14:textId="39E16A57" w:rsidR="005F27B3" w:rsidRDefault="00C346DA" w:rsidP="008A4F06">
      <w:pPr>
        <w:pStyle w:val="ListParagraph"/>
        <w:numPr>
          <w:ilvl w:val="0"/>
          <w:numId w:val="15"/>
        </w:numPr>
      </w:pPr>
      <w:r>
        <w:t>Since the subsidy per year and subsidy per year per capita is linear, please show the secondary y axis as shown.</w:t>
      </w:r>
    </w:p>
    <w:p w14:paraId="701BFAEA" w14:textId="3D33BB2A" w:rsidR="00C346DA" w:rsidRDefault="00C346DA" w:rsidP="008A4F06">
      <w:pPr>
        <w:pStyle w:val="ListParagraph"/>
        <w:numPr>
          <w:ilvl w:val="0"/>
          <w:numId w:val="15"/>
        </w:numPr>
      </w:pPr>
      <w:r>
        <w:t>Please include the units as indicated.</w:t>
      </w:r>
    </w:p>
    <w:p w14:paraId="31CDC6C8" w14:textId="641A58E8" w:rsidR="00C346DA" w:rsidRDefault="00C346DA" w:rsidP="008A4F06">
      <w:pPr>
        <w:pStyle w:val="ListParagraph"/>
        <w:numPr>
          <w:ilvl w:val="0"/>
          <w:numId w:val="15"/>
        </w:numPr>
      </w:pPr>
      <w:r>
        <w:t>Please include information as indicated in the hover.</w:t>
      </w:r>
    </w:p>
    <w:p w14:paraId="66CAE499" w14:textId="01AEA369" w:rsidR="00134048" w:rsidRDefault="00134048" w:rsidP="00134048">
      <w:pPr>
        <w:pStyle w:val="Heading2"/>
      </w:pPr>
      <w:bookmarkStart w:id="36" w:name="_Toc172827721"/>
      <w:bookmarkStart w:id="37" w:name="_Toc172827837"/>
      <w:r>
        <w:t>Units of electricity at cost of petrol</w:t>
      </w:r>
      <w:bookmarkEnd w:id="36"/>
      <w:bookmarkEnd w:id="37"/>
    </w:p>
    <w:p w14:paraId="2A740D08" w14:textId="7EE57D2B" w:rsidR="00C346DA" w:rsidRDefault="00134048" w:rsidP="00C346DA">
      <w:r>
        <w:rPr>
          <w:noProof/>
        </w:rPr>
        <w:drawing>
          <wp:inline distT="0" distB="0" distL="0" distR="0" wp14:anchorId="44FFC95D" wp14:editId="70FA4095">
            <wp:extent cx="3283143" cy="9122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3590" cy="917949"/>
                    </a:xfrm>
                    <a:prstGeom prst="rect">
                      <a:avLst/>
                    </a:prstGeom>
                  </pic:spPr>
                </pic:pic>
              </a:graphicData>
            </a:graphic>
          </wp:inline>
        </w:drawing>
      </w:r>
    </w:p>
    <w:p w14:paraId="24CAC3AA" w14:textId="3B4101A8" w:rsidR="00134048" w:rsidRDefault="00134048" w:rsidP="008A4F06">
      <w:pPr>
        <w:pStyle w:val="ListParagraph"/>
        <w:numPr>
          <w:ilvl w:val="0"/>
          <w:numId w:val="19"/>
        </w:numPr>
      </w:pPr>
      <w:r>
        <w:t>Add info icon.</w:t>
      </w:r>
    </w:p>
    <w:p w14:paraId="4809CFFF" w14:textId="3D48F53C" w:rsidR="00134048" w:rsidRDefault="00134048" w:rsidP="008A4F06">
      <w:pPr>
        <w:pStyle w:val="ListParagraph"/>
        <w:numPr>
          <w:ilvl w:val="0"/>
          <w:numId w:val="19"/>
        </w:numPr>
      </w:pPr>
      <w:r>
        <w:t>Simplify the visualization.</w:t>
      </w:r>
    </w:p>
    <w:p w14:paraId="1A7250F8" w14:textId="335AF9CD" w:rsidR="00C346DA" w:rsidRDefault="00C346DA" w:rsidP="00C346DA">
      <w:pPr>
        <w:pStyle w:val="Heading2"/>
      </w:pPr>
      <w:bookmarkStart w:id="38" w:name="_Toc172827722"/>
      <w:bookmarkStart w:id="39" w:name="_Toc172827838"/>
      <w:r>
        <w:t>EV Research and Innovation Theme</w:t>
      </w:r>
      <w:bookmarkEnd w:id="38"/>
      <w:bookmarkEnd w:id="39"/>
    </w:p>
    <w:p w14:paraId="055F6AEC" w14:textId="580ACC92" w:rsidR="00134048" w:rsidRDefault="00C346DA" w:rsidP="008A4F06">
      <w:pPr>
        <w:pStyle w:val="ListParagraph"/>
        <w:numPr>
          <w:ilvl w:val="0"/>
          <w:numId w:val="16"/>
        </w:numPr>
      </w:pPr>
      <w:r>
        <w:t>Replace “EV Industry Status” with “</w:t>
      </w:r>
      <w:r w:rsidRPr="00325728">
        <w:t>EV Research &amp; Innovation Status</w:t>
      </w:r>
      <w:r>
        <w:t>”</w:t>
      </w:r>
    </w:p>
    <w:p w14:paraId="259DE482" w14:textId="47EDF36A" w:rsidR="00204FF8" w:rsidRDefault="00204FF8" w:rsidP="00204FF8">
      <w:pPr>
        <w:pStyle w:val="Heading2"/>
      </w:pPr>
      <w:bookmarkStart w:id="40" w:name="_Toc172827723"/>
      <w:bookmarkStart w:id="41" w:name="_Toc172827839"/>
      <w:r>
        <w:t>EV Research and Innovation Theme - Outcome</w:t>
      </w:r>
      <w:bookmarkEnd w:id="40"/>
      <w:bookmarkEnd w:id="41"/>
    </w:p>
    <w:p w14:paraId="27710520" w14:textId="0B51B642" w:rsidR="00C346DA" w:rsidRDefault="00204FF8" w:rsidP="00C346DA">
      <w:r>
        <w:rPr>
          <w:noProof/>
        </w:rPr>
        <w:drawing>
          <wp:inline distT="0" distB="0" distL="0" distR="0" wp14:anchorId="58C9B2C2" wp14:editId="4CDB9076">
            <wp:extent cx="2438400" cy="26009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38400" cy="2600960"/>
                    </a:xfrm>
                    <a:prstGeom prst="rect">
                      <a:avLst/>
                    </a:prstGeom>
                  </pic:spPr>
                </pic:pic>
              </a:graphicData>
            </a:graphic>
          </wp:inline>
        </w:drawing>
      </w:r>
    </w:p>
    <w:p w14:paraId="657A2C45" w14:textId="7C27B4DE" w:rsidR="00204FF8" w:rsidRDefault="00204FF8" w:rsidP="008A4F06">
      <w:pPr>
        <w:pStyle w:val="ListParagraph"/>
        <w:numPr>
          <w:ilvl w:val="0"/>
          <w:numId w:val="17"/>
        </w:numPr>
      </w:pPr>
      <w:r>
        <w:t>Info icon shall be included as indicated.</w:t>
      </w:r>
    </w:p>
    <w:p w14:paraId="11BDF752" w14:textId="1817D605" w:rsidR="00204FF8" w:rsidRDefault="00204FF8" w:rsidP="008A4F06">
      <w:pPr>
        <w:pStyle w:val="ListParagraph"/>
        <w:numPr>
          <w:ilvl w:val="0"/>
          <w:numId w:val="17"/>
        </w:numPr>
      </w:pPr>
      <w:r>
        <w:t>Manufacturing units map shall be moved to the tools and analysis section.</w:t>
      </w:r>
    </w:p>
    <w:p w14:paraId="0BFA8524" w14:textId="762BF27E" w:rsidR="00134048" w:rsidRDefault="00134048" w:rsidP="008A4F06">
      <w:pPr>
        <w:pStyle w:val="ListParagraph"/>
        <w:numPr>
          <w:ilvl w:val="0"/>
          <w:numId w:val="17"/>
        </w:numPr>
      </w:pPr>
      <w:r>
        <w:t>Rename Manufacturing Units and Startups to ‘Startups’.</w:t>
      </w:r>
    </w:p>
    <w:p w14:paraId="2E28527E" w14:textId="3F827CCC" w:rsidR="00204FF8" w:rsidRDefault="00204FF8" w:rsidP="008A4F06">
      <w:pPr>
        <w:pStyle w:val="ListParagraph"/>
        <w:numPr>
          <w:ilvl w:val="0"/>
          <w:numId w:val="17"/>
        </w:numPr>
      </w:pPr>
      <w:r>
        <w:t>The Startup data can be shown in the map.</w:t>
      </w:r>
    </w:p>
    <w:p w14:paraId="402D1125" w14:textId="3CD081A3" w:rsidR="00204FF8" w:rsidRDefault="00204FF8" w:rsidP="008A4F06">
      <w:pPr>
        <w:pStyle w:val="ListParagraph"/>
        <w:numPr>
          <w:ilvl w:val="0"/>
          <w:numId w:val="17"/>
        </w:numPr>
      </w:pPr>
      <w:r>
        <w:t xml:space="preserve">The number of startups can be shown as indicated above the map. </w:t>
      </w:r>
    </w:p>
    <w:p w14:paraId="050909AC" w14:textId="2DA9CBA9" w:rsidR="00134048" w:rsidRDefault="00D63662" w:rsidP="008A4F06">
      <w:pPr>
        <w:pStyle w:val="ListParagraph"/>
        <w:numPr>
          <w:ilvl w:val="0"/>
          <w:numId w:val="17"/>
        </w:numPr>
      </w:pPr>
      <w:r>
        <w:t>In the m</w:t>
      </w:r>
      <w:r w:rsidR="00134048">
        <w:t>ap</w:t>
      </w:r>
      <w:r>
        <w:t>,</w:t>
      </w:r>
      <w:r w:rsidR="00134048">
        <w:t xml:space="preserve"> we can use the icon to zoom in and zoom out. Scroll is not required.</w:t>
      </w:r>
    </w:p>
    <w:p w14:paraId="01E9E24F" w14:textId="26A4B747" w:rsidR="00204FF8" w:rsidRDefault="00204FF8" w:rsidP="008A4F06">
      <w:pPr>
        <w:pStyle w:val="ListParagraph"/>
        <w:numPr>
          <w:ilvl w:val="0"/>
          <w:numId w:val="17"/>
        </w:numPr>
      </w:pPr>
      <w:r>
        <w:t>The startup information shall be shown below the map by clicking on any specific city.</w:t>
      </w:r>
    </w:p>
    <w:p w14:paraId="69919474" w14:textId="76627A12" w:rsidR="00204FF8" w:rsidRDefault="00204FF8" w:rsidP="008A4F06">
      <w:pPr>
        <w:pStyle w:val="ListParagraph"/>
        <w:numPr>
          <w:ilvl w:val="0"/>
          <w:numId w:val="17"/>
        </w:numPr>
      </w:pPr>
      <w:r>
        <w:t>Icon size can be based on the number of startups in the city.</w:t>
      </w:r>
    </w:p>
    <w:p w14:paraId="260CF7B7" w14:textId="264522B9" w:rsidR="00204FF8" w:rsidRDefault="00204FF8" w:rsidP="00204FF8">
      <w:pPr>
        <w:pStyle w:val="Heading2"/>
      </w:pPr>
      <w:bookmarkStart w:id="42" w:name="_Toc172827724"/>
      <w:bookmarkStart w:id="43" w:name="_Toc172827840"/>
      <w:r>
        <w:t>EV Research and Innovation Theme – Initiatives</w:t>
      </w:r>
      <w:bookmarkEnd w:id="42"/>
      <w:bookmarkEnd w:id="43"/>
    </w:p>
    <w:p w14:paraId="4D48FCBC" w14:textId="5606A621" w:rsidR="00204FF8" w:rsidRPr="00204FF8" w:rsidRDefault="00204FF8" w:rsidP="00204FF8">
      <w:r>
        <w:rPr>
          <w:noProof/>
        </w:rPr>
        <w:drawing>
          <wp:inline distT="0" distB="0" distL="0" distR="0" wp14:anchorId="58201388" wp14:editId="6585E911">
            <wp:extent cx="3613709" cy="19810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5540" cy="1987499"/>
                    </a:xfrm>
                    <a:prstGeom prst="rect">
                      <a:avLst/>
                    </a:prstGeom>
                  </pic:spPr>
                </pic:pic>
              </a:graphicData>
            </a:graphic>
          </wp:inline>
        </w:drawing>
      </w:r>
    </w:p>
    <w:p w14:paraId="6ED713F1" w14:textId="181D343C" w:rsidR="00204FF8" w:rsidRDefault="00204FF8" w:rsidP="008A4F06">
      <w:pPr>
        <w:pStyle w:val="ListParagraph"/>
        <w:numPr>
          <w:ilvl w:val="0"/>
          <w:numId w:val="18"/>
        </w:numPr>
      </w:pPr>
      <w:r>
        <w:t>Include the information icon.</w:t>
      </w:r>
    </w:p>
    <w:p w14:paraId="68CBEF64" w14:textId="0A1093B9" w:rsidR="00204FF8" w:rsidRDefault="00204FF8" w:rsidP="008A4F06">
      <w:pPr>
        <w:pStyle w:val="ListParagraph"/>
        <w:numPr>
          <w:ilvl w:val="0"/>
          <w:numId w:val="18"/>
        </w:numPr>
      </w:pPr>
      <w:r>
        <w:t>Rename to EV Research and Innovation Initiatives.</w:t>
      </w:r>
    </w:p>
    <w:p w14:paraId="7A075F9A" w14:textId="5011D7A3" w:rsidR="00134048" w:rsidRDefault="00134048" w:rsidP="008A4F06">
      <w:pPr>
        <w:pStyle w:val="ListParagraph"/>
        <w:numPr>
          <w:ilvl w:val="0"/>
          <w:numId w:val="18"/>
        </w:numPr>
      </w:pPr>
      <w:r>
        <w:t>Change the initiative title colour as indicated in blue.</w:t>
      </w:r>
    </w:p>
    <w:p w14:paraId="4B1042C3" w14:textId="77777777" w:rsidR="00134048" w:rsidRDefault="00134048" w:rsidP="00134048"/>
    <w:p w14:paraId="6E24A8E3" w14:textId="56561369" w:rsidR="00134048" w:rsidRDefault="00134048" w:rsidP="00134048">
      <w:pPr>
        <w:pStyle w:val="Heading2"/>
      </w:pPr>
      <w:bookmarkStart w:id="44" w:name="_Toc172827725"/>
      <w:bookmarkStart w:id="45" w:name="_Toc172827841"/>
      <w:r>
        <w:t xml:space="preserve">Charging Infrastructure Readiness – </w:t>
      </w:r>
      <w:r w:rsidR="00D63662">
        <w:t>Outcomes</w:t>
      </w:r>
      <w:bookmarkEnd w:id="44"/>
      <w:bookmarkEnd w:id="45"/>
    </w:p>
    <w:p w14:paraId="72B84691" w14:textId="38C3F235" w:rsidR="00134048" w:rsidRDefault="00134048" w:rsidP="00134048">
      <w:r>
        <w:rPr>
          <w:noProof/>
        </w:rPr>
        <w:drawing>
          <wp:inline distT="0" distB="0" distL="0" distR="0" wp14:anchorId="7F54C6AC" wp14:editId="74BFA939">
            <wp:extent cx="2795247" cy="266746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2795247" cy="2667464"/>
                    </a:xfrm>
                    <a:prstGeom prst="rect">
                      <a:avLst/>
                    </a:prstGeom>
                  </pic:spPr>
                </pic:pic>
              </a:graphicData>
            </a:graphic>
          </wp:inline>
        </w:drawing>
      </w:r>
    </w:p>
    <w:p w14:paraId="7017DEF8" w14:textId="77777777" w:rsidR="00134048" w:rsidRDefault="00134048" w:rsidP="008A4F06">
      <w:pPr>
        <w:pStyle w:val="ListParagraph"/>
        <w:numPr>
          <w:ilvl w:val="0"/>
          <w:numId w:val="20"/>
        </w:numPr>
      </w:pPr>
      <w:r>
        <w:t>Info icon shall be included as indicated.</w:t>
      </w:r>
    </w:p>
    <w:p w14:paraId="2ADD7D0F" w14:textId="16B8F6AC" w:rsidR="00134048" w:rsidRDefault="00134048" w:rsidP="008A4F06">
      <w:pPr>
        <w:pStyle w:val="ListParagraph"/>
        <w:numPr>
          <w:ilvl w:val="0"/>
          <w:numId w:val="20"/>
        </w:numPr>
      </w:pPr>
      <w:r>
        <w:t xml:space="preserve">The number of </w:t>
      </w:r>
      <w:r w:rsidR="00D63662">
        <w:t>‘chargers in charging stations’</w:t>
      </w:r>
      <w:r>
        <w:t xml:space="preserve"> can be shown as indicated above the map. </w:t>
      </w:r>
    </w:p>
    <w:p w14:paraId="661294FF" w14:textId="2204306F" w:rsidR="00204FF8" w:rsidRDefault="00D63662" w:rsidP="008A4F06">
      <w:pPr>
        <w:pStyle w:val="ListParagraph"/>
        <w:numPr>
          <w:ilvl w:val="0"/>
          <w:numId w:val="20"/>
        </w:numPr>
      </w:pPr>
      <w:r>
        <w:t xml:space="preserve">In the map, </w:t>
      </w:r>
      <w:r w:rsidR="00134048">
        <w:t>we can use the icon to zoom in and zoom out. Scroll is not required.</w:t>
      </w:r>
    </w:p>
    <w:p w14:paraId="5CAC0BC7" w14:textId="26660F4A" w:rsidR="00D63662" w:rsidRDefault="00D63662" w:rsidP="008A4F06">
      <w:pPr>
        <w:pStyle w:val="ListParagraph"/>
        <w:numPr>
          <w:ilvl w:val="0"/>
          <w:numId w:val="20"/>
        </w:numPr>
        <w:rPr>
          <w:color w:val="FF0000"/>
        </w:rPr>
      </w:pPr>
      <w:r w:rsidRPr="00C439B4">
        <w:t xml:space="preserve">The information on charging stations can be shown as indicated </w:t>
      </w:r>
      <w:r w:rsidR="00110585" w:rsidRPr="00C439B4">
        <w:t>in above map</w:t>
      </w:r>
      <w:r w:rsidR="00110585">
        <w:rPr>
          <w:color w:val="FF0000"/>
        </w:rPr>
        <w:t>.</w:t>
      </w:r>
    </w:p>
    <w:p w14:paraId="320E16B8" w14:textId="13B049D5" w:rsidR="00D63662" w:rsidRDefault="00D63662" w:rsidP="00D63662">
      <w:pPr>
        <w:pStyle w:val="Heading2"/>
      </w:pPr>
      <w:bookmarkStart w:id="46" w:name="_Toc172827726"/>
      <w:bookmarkStart w:id="47" w:name="_Toc172827842"/>
      <w:r>
        <w:t>Charging Infrastructure Initiatives</w:t>
      </w:r>
      <w:bookmarkEnd w:id="46"/>
      <w:bookmarkEnd w:id="47"/>
    </w:p>
    <w:p w14:paraId="282517C8" w14:textId="77777777" w:rsidR="00D63662" w:rsidRPr="00D63662" w:rsidRDefault="00D63662" w:rsidP="00D63662">
      <w:pPr>
        <w:rPr>
          <w:color w:val="FF0000"/>
        </w:rPr>
      </w:pPr>
    </w:p>
    <w:p w14:paraId="668803CD" w14:textId="73A694F5" w:rsidR="00D63662" w:rsidRPr="00D63662" w:rsidRDefault="00D63662" w:rsidP="00D63662">
      <w:pPr>
        <w:rPr>
          <w:color w:val="FF0000"/>
        </w:rPr>
      </w:pPr>
      <w:r>
        <w:rPr>
          <w:noProof/>
        </w:rPr>
        <w:drawing>
          <wp:inline distT="0" distB="0" distL="0" distR="0" wp14:anchorId="58AD7656" wp14:editId="0E6EBB01">
            <wp:extent cx="3019647" cy="28045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4090" cy="2808658"/>
                    </a:xfrm>
                    <a:prstGeom prst="rect">
                      <a:avLst/>
                    </a:prstGeom>
                  </pic:spPr>
                </pic:pic>
              </a:graphicData>
            </a:graphic>
          </wp:inline>
        </w:drawing>
      </w:r>
    </w:p>
    <w:p w14:paraId="63619E82" w14:textId="60EC146B" w:rsidR="00D63662" w:rsidRDefault="00D63662" w:rsidP="008A4F06">
      <w:pPr>
        <w:pStyle w:val="ListParagraph"/>
        <w:numPr>
          <w:ilvl w:val="0"/>
          <w:numId w:val="21"/>
        </w:numPr>
      </w:pPr>
      <w:r>
        <w:t>Add info icon.</w:t>
      </w:r>
    </w:p>
    <w:p w14:paraId="1F24883C" w14:textId="20B0FEE2" w:rsidR="006E4666" w:rsidRDefault="00D63662" w:rsidP="008A4F06">
      <w:pPr>
        <w:pStyle w:val="ListParagraph"/>
        <w:numPr>
          <w:ilvl w:val="0"/>
          <w:numId w:val="21"/>
        </w:numPr>
      </w:pPr>
      <w:r>
        <w:t>Match header row colour.</w:t>
      </w:r>
    </w:p>
    <w:p w14:paraId="3E0A7E14" w14:textId="5BD6B124" w:rsidR="006E4666" w:rsidRDefault="006E4666" w:rsidP="006E4666">
      <w:pPr>
        <w:pStyle w:val="Heading2"/>
      </w:pPr>
      <w:bookmarkStart w:id="48" w:name="_Toc172827727"/>
      <w:bookmarkStart w:id="49" w:name="_Toc172827843"/>
      <w:r>
        <w:t>Total Renewable Energy and its share</w:t>
      </w:r>
      <w:bookmarkEnd w:id="48"/>
      <w:bookmarkEnd w:id="49"/>
    </w:p>
    <w:p w14:paraId="3DED4747" w14:textId="2B806E3D" w:rsidR="006E4666" w:rsidRPr="006E4666" w:rsidRDefault="006E4666" w:rsidP="006E4666">
      <w:r>
        <w:rPr>
          <w:noProof/>
        </w:rPr>
        <w:drawing>
          <wp:inline distT="0" distB="0" distL="0" distR="0" wp14:anchorId="7911E037" wp14:editId="0127D7CF">
            <wp:extent cx="2965939" cy="20875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4138" cy="2107441"/>
                    </a:xfrm>
                    <a:prstGeom prst="rect">
                      <a:avLst/>
                    </a:prstGeom>
                  </pic:spPr>
                </pic:pic>
              </a:graphicData>
            </a:graphic>
          </wp:inline>
        </w:drawing>
      </w:r>
    </w:p>
    <w:p w14:paraId="015E6A65" w14:textId="230752B4" w:rsidR="006E4666" w:rsidRDefault="006E4666" w:rsidP="008A4F06">
      <w:pPr>
        <w:pStyle w:val="ListParagraph"/>
        <w:numPr>
          <w:ilvl w:val="0"/>
          <w:numId w:val="22"/>
        </w:numPr>
      </w:pPr>
      <w:r>
        <w:t>We can have a dynamic y axis limits set based on the values of the renewable energy capacity.</w:t>
      </w:r>
    </w:p>
    <w:p w14:paraId="0E63C375" w14:textId="2821CA2A" w:rsidR="006E4666" w:rsidRDefault="006E4666" w:rsidP="008A4F06">
      <w:pPr>
        <w:pStyle w:val="ListParagraph"/>
        <w:numPr>
          <w:ilvl w:val="0"/>
          <w:numId w:val="22"/>
        </w:numPr>
      </w:pPr>
      <w:r>
        <w:t>X axis in MMM YYYY format.</w:t>
      </w:r>
    </w:p>
    <w:p w14:paraId="0BB7BF6E" w14:textId="59FC62F6" w:rsidR="00134A14" w:rsidRDefault="00134A14" w:rsidP="00134A14">
      <w:pPr>
        <w:pStyle w:val="Heading2"/>
      </w:pPr>
      <w:bookmarkStart w:id="50" w:name="_Toc172827728"/>
      <w:bookmarkStart w:id="51" w:name="_Toc172827844"/>
      <w:r>
        <w:t>Power deficit</w:t>
      </w:r>
      <w:bookmarkEnd w:id="50"/>
      <w:bookmarkEnd w:id="51"/>
    </w:p>
    <w:p w14:paraId="7ACDA203" w14:textId="206A96D1" w:rsidR="00134A14" w:rsidRPr="00134A14" w:rsidRDefault="003A12D7" w:rsidP="00134A14">
      <w:r>
        <w:rPr>
          <w:noProof/>
        </w:rPr>
        <w:drawing>
          <wp:inline distT="0" distB="0" distL="0" distR="0" wp14:anchorId="3428838D" wp14:editId="5C0DACB9">
            <wp:extent cx="3429000" cy="100852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507" cy="1008678"/>
                    </a:xfrm>
                    <a:prstGeom prst="rect">
                      <a:avLst/>
                    </a:prstGeom>
                  </pic:spPr>
                </pic:pic>
              </a:graphicData>
            </a:graphic>
          </wp:inline>
        </w:drawing>
      </w:r>
    </w:p>
    <w:p w14:paraId="49B41133" w14:textId="3761F7BF" w:rsidR="00134A14" w:rsidRDefault="00134A14" w:rsidP="008A4F06">
      <w:pPr>
        <w:pStyle w:val="ListParagraph"/>
        <w:numPr>
          <w:ilvl w:val="0"/>
          <w:numId w:val="23"/>
        </w:numPr>
      </w:pPr>
      <w:r>
        <w:t>Info icon must be included.</w:t>
      </w:r>
    </w:p>
    <w:p w14:paraId="04BE2F47" w14:textId="30E2DCEB" w:rsidR="00134A14" w:rsidRDefault="00134A14" w:rsidP="008A4F06">
      <w:pPr>
        <w:pStyle w:val="ListParagraph"/>
        <w:numPr>
          <w:ilvl w:val="0"/>
          <w:numId w:val="23"/>
        </w:numPr>
      </w:pPr>
      <w:r>
        <w:t>This is a new indicator added to the index.</w:t>
      </w:r>
    </w:p>
    <w:p w14:paraId="106C0144" w14:textId="77777777" w:rsidR="005A4C90" w:rsidRDefault="005A4C90" w:rsidP="005A4C90">
      <w:pPr>
        <w:pStyle w:val="ListParagraph"/>
      </w:pPr>
    </w:p>
    <w:p w14:paraId="68402319" w14:textId="77777777" w:rsidR="00134A14" w:rsidRDefault="00134A14" w:rsidP="00134A14">
      <w:pPr>
        <w:pStyle w:val="Heading2"/>
      </w:pPr>
      <w:bookmarkStart w:id="52" w:name="_Toc172827729"/>
      <w:bookmarkStart w:id="53" w:name="_Toc172827845"/>
      <w:r>
        <w:t>Highlights and USPs</w:t>
      </w:r>
      <w:bookmarkEnd w:id="52"/>
      <w:bookmarkEnd w:id="53"/>
    </w:p>
    <w:p w14:paraId="492C5CB1" w14:textId="45ECCF36" w:rsidR="00134A14" w:rsidRPr="00134A14" w:rsidRDefault="00134A14" w:rsidP="00134A14">
      <w:r>
        <w:rPr>
          <w:noProof/>
        </w:rPr>
        <w:drawing>
          <wp:inline distT="0" distB="0" distL="0" distR="0" wp14:anchorId="28D62D73" wp14:editId="3B9A5EA8">
            <wp:extent cx="5120640" cy="14293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20640" cy="1429385"/>
                    </a:xfrm>
                    <a:prstGeom prst="rect">
                      <a:avLst/>
                    </a:prstGeom>
                  </pic:spPr>
                </pic:pic>
              </a:graphicData>
            </a:graphic>
          </wp:inline>
        </w:drawing>
      </w:r>
    </w:p>
    <w:p w14:paraId="0037453A" w14:textId="2C73EC39" w:rsidR="00134A14" w:rsidRDefault="00134A14" w:rsidP="008A4F06">
      <w:pPr>
        <w:pStyle w:val="ListParagraph"/>
        <w:numPr>
          <w:ilvl w:val="0"/>
          <w:numId w:val="24"/>
        </w:numPr>
      </w:pPr>
      <w:r>
        <w:t>Match the header colour.</w:t>
      </w:r>
    </w:p>
    <w:p w14:paraId="2BF01FC6" w14:textId="3D8DAF84" w:rsidR="00134A14" w:rsidRDefault="00134A14" w:rsidP="008A4F06">
      <w:pPr>
        <w:pStyle w:val="ListParagraph"/>
        <w:numPr>
          <w:ilvl w:val="0"/>
          <w:numId w:val="24"/>
        </w:numPr>
      </w:pPr>
      <w:r>
        <w:t>Remove “as per state EV policy”.</w:t>
      </w:r>
    </w:p>
    <w:p w14:paraId="7F8F56A9" w14:textId="38F73EF6" w:rsidR="00134A14" w:rsidRDefault="00134A14" w:rsidP="008A4F06">
      <w:pPr>
        <w:pStyle w:val="ListParagraph"/>
        <w:numPr>
          <w:ilvl w:val="0"/>
          <w:numId w:val="24"/>
        </w:numPr>
      </w:pPr>
      <w:r w:rsidRPr="00F929E7">
        <w:t>The content mentioned in this section needs to be highlighted with data points as required by the Admin. To achieve this, we can use “RichTextEditor” to generate the format of the content as required.</w:t>
      </w:r>
      <w:r w:rsidRPr="00F929E7">
        <w:rPr>
          <w:noProof/>
        </w:rPr>
        <w:t xml:space="preserve"> </w:t>
      </w:r>
    </w:p>
    <w:p w14:paraId="17BBD628" w14:textId="77777777" w:rsidR="00134A14" w:rsidRDefault="00134A14" w:rsidP="00134A14"/>
    <w:p w14:paraId="19CE43A6" w14:textId="7BC1BA32" w:rsidR="00134A14" w:rsidRPr="00134A14" w:rsidRDefault="00134A14" w:rsidP="00134A14">
      <w:pPr>
        <w:pStyle w:val="Heading2"/>
      </w:pPr>
      <w:bookmarkStart w:id="54" w:name="_Toc172827730"/>
      <w:bookmarkStart w:id="55" w:name="_Toc172827846"/>
      <w:r>
        <w:t>Recommendation section</w:t>
      </w:r>
      <w:r>
        <w:rPr>
          <w:noProof/>
        </w:rPr>
        <w:drawing>
          <wp:anchor distT="0" distB="0" distL="114300" distR="114300" simplePos="0" relativeHeight="251658240" behindDoc="1" locked="0" layoutInCell="1" allowOverlap="1" wp14:anchorId="13EA225F" wp14:editId="1835657D">
            <wp:simplePos x="0" y="0"/>
            <wp:positionH relativeFrom="column">
              <wp:posOffset>0</wp:posOffset>
            </wp:positionH>
            <wp:positionV relativeFrom="paragraph">
              <wp:posOffset>285115</wp:posOffset>
            </wp:positionV>
            <wp:extent cx="5731510" cy="2378075"/>
            <wp:effectExtent l="0" t="0" r="2540" b="3175"/>
            <wp:wrapTight wrapText="bothSides">
              <wp:wrapPolygon edited="0">
                <wp:start x="0" y="0"/>
                <wp:lineTo x="0" y="21456"/>
                <wp:lineTo x="21538" y="21456"/>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378075"/>
                    </a:xfrm>
                    <a:prstGeom prst="rect">
                      <a:avLst/>
                    </a:prstGeom>
                  </pic:spPr>
                </pic:pic>
              </a:graphicData>
            </a:graphic>
          </wp:anchor>
        </w:drawing>
      </w:r>
      <w:bookmarkEnd w:id="54"/>
      <w:bookmarkEnd w:id="55"/>
    </w:p>
    <w:p w14:paraId="5DCB1256" w14:textId="06E67309" w:rsidR="00134A14" w:rsidRDefault="00134A14" w:rsidP="008A4F06">
      <w:pPr>
        <w:pStyle w:val="ListParagraph"/>
        <w:numPr>
          <w:ilvl w:val="0"/>
          <w:numId w:val="25"/>
        </w:numPr>
      </w:pPr>
      <w:r>
        <w:t>Use the colour as indicated for the header.</w:t>
      </w:r>
    </w:p>
    <w:p w14:paraId="4DFD1A24" w14:textId="07604367" w:rsidR="00134A14" w:rsidRDefault="00134A14" w:rsidP="008A4F06">
      <w:pPr>
        <w:pStyle w:val="ListParagraph"/>
        <w:numPr>
          <w:ilvl w:val="0"/>
          <w:numId w:val="25"/>
        </w:numPr>
      </w:pPr>
      <w:r>
        <w:t>Each recommendation is connected to a theme hence the same iconology and title  with box shall be used to define the same.</w:t>
      </w:r>
    </w:p>
    <w:p w14:paraId="29F1CBF3" w14:textId="296CDE39" w:rsidR="00050978" w:rsidRDefault="00134A14" w:rsidP="008A4F06">
      <w:pPr>
        <w:pStyle w:val="ListParagraph"/>
        <w:numPr>
          <w:ilvl w:val="0"/>
          <w:numId w:val="25"/>
        </w:numPr>
      </w:pPr>
      <w:r>
        <w:t>The content mentioned in this section needs to be highlighted with data points as required by the Admin. To achieve this, we can use “RichTextEditor” to generate the format of the content as required.</w:t>
      </w:r>
    </w:p>
    <w:p w14:paraId="23485AC3" w14:textId="77777777" w:rsidR="00050978" w:rsidRDefault="00050978" w:rsidP="00050978"/>
    <w:p w14:paraId="4B2AD7D1" w14:textId="77777777" w:rsidR="00050978" w:rsidRDefault="00050978" w:rsidP="00050978"/>
    <w:p w14:paraId="171DDD11" w14:textId="77777777" w:rsidR="00050978" w:rsidRDefault="00050978" w:rsidP="00050978"/>
    <w:p w14:paraId="4718D0E4" w14:textId="16A78FAA" w:rsidR="00050978" w:rsidRDefault="00050978" w:rsidP="00050978">
      <w:pPr>
        <w:pStyle w:val="Heading1"/>
      </w:pPr>
      <w:bookmarkStart w:id="56" w:name="_Toc172827731"/>
      <w:bookmarkStart w:id="57" w:name="_Toc172827847"/>
      <w:r>
        <w:t>State Comparison Page</w:t>
      </w:r>
      <w:bookmarkEnd w:id="56"/>
      <w:bookmarkEnd w:id="57"/>
    </w:p>
    <w:p w14:paraId="7E15A2C8" w14:textId="32982655" w:rsidR="00D50459" w:rsidRPr="00D50459" w:rsidRDefault="004B6E1F" w:rsidP="004B6E1F">
      <w:pPr>
        <w:pStyle w:val="Heading2"/>
      </w:pPr>
      <w:bookmarkStart w:id="58" w:name="_Toc172827732"/>
      <w:bookmarkStart w:id="59" w:name="_Toc172827848"/>
      <w:r>
        <w:t>Selection</w:t>
      </w:r>
      <w:bookmarkEnd w:id="58"/>
      <w:bookmarkEnd w:id="59"/>
    </w:p>
    <w:p w14:paraId="2CA2586C" w14:textId="702C0C87" w:rsidR="00134A14" w:rsidRDefault="00D50459" w:rsidP="00134A14">
      <w:r>
        <w:rPr>
          <w:noProof/>
        </w:rPr>
        <w:drawing>
          <wp:inline distT="0" distB="0" distL="0" distR="0" wp14:anchorId="64E98A0E" wp14:editId="55D82388">
            <wp:extent cx="5731510" cy="7423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42315"/>
                    </a:xfrm>
                    <a:prstGeom prst="rect">
                      <a:avLst/>
                    </a:prstGeom>
                  </pic:spPr>
                </pic:pic>
              </a:graphicData>
            </a:graphic>
          </wp:inline>
        </w:drawing>
      </w:r>
    </w:p>
    <w:p w14:paraId="6B8D836B" w14:textId="77777777" w:rsidR="004B6E1F" w:rsidRDefault="004B6E1F" w:rsidP="008A4F06">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already selected state on the “State Profile” section will be selected as the first state to compare.</w:t>
      </w:r>
    </w:p>
    <w:p w14:paraId="2EF79EE0" w14:textId="77777777" w:rsidR="004B6E1F" w:rsidRDefault="004B6E1F" w:rsidP="008A4F06">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user needs to select the other states (1 or 2) as required by the user to compare. </w:t>
      </w:r>
    </w:p>
    <w:p w14:paraId="6C96CCB7" w14:textId="77777777" w:rsidR="004B6E1F" w:rsidRDefault="004B6E1F" w:rsidP="008A4F06">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user has the option to compare between 2 states or among 3 states.</w:t>
      </w:r>
    </w:p>
    <w:p w14:paraId="70388469" w14:textId="77777777" w:rsidR="004B6E1F" w:rsidRDefault="004B6E1F" w:rsidP="008A4F06">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user can tap on “x” on the top right corner of each state to cancel the state or change to another state for comparison.</w:t>
      </w:r>
    </w:p>
    <w:p w14:paraId="007CC405" w14:textId="77777777" w:rsidR="004B6E1F" w:rsidRDefault="004B6E1F" w:rsidP="004B6E1F">
      <w:pPr>
        <w:pStyle w:val="NormalWeb"/>
        <w:spacing w:before="0" w:beforeAutospacing="0" w:after="0" w:afterAutospacing="0"/>
        <w:textAlignment w:val="baseline"/>
        <w:rPr>
          <w:rFonts w:ascii="Arial" w:hAnsi="Arial" w:cs="Arial"/>
          <w:color w:val="000000"/>
          <w:sz w:val="22"/>
          <w:szCs w:val="22"/>
        </w:rPr>
      </w:pPr>
    </w:p>
    <w:p w14:paraId="7C96044F" w14:textId="590F73D7" w:rsidR="006E7769" w:rsidRDefault="006E7769" w:rsidP="00147441">
      <w:pPr>
        <w:pStyle w:val="Heading2"/>
      </w:pPr>
      <w:bookmarkStart w:id="60" w:name="_Toc172827733"/>
      <w:bookmarkStart w:id="61" w:name="_Toc172827849"/>
      <w:r>
        <w:t>IEMI Score Comparison Summary</w:t>
      </w:r>
      <w:bookmarkEnd w:id="60"/>
      <w:bookmarkEnd w:id="61"/>
    </w:p>
    <w:p w14:paraId="74D1C02F" w14:textId="50577868" w:rsidR="006E7769" w:rsidRDefault="006E7769" w:rsidP="006E7769">
      <w:r>
        <w:rPr>
          <w:noProof/>
        </w:rPr>
        <w:drawing>
          <wp:inline distT="0" distB="0" distL="0" distR="0" wp14:anchorId="46B31D59" wp14:editId="54F93640">
            <wp:extent cx="5731510" cy="12039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03960"/>
                    </a:xfrm>
                    <a:prstGeom prst="rect">
                      <a:avLst/>
                    </a:prstGeom>
                  </pic:spPr>
                </pic:pic>
              </a:graphicData>
            </a:graphic>
          </wp:inline>
        </w:drawing>
      </w:r>
    </w:p>
    <w:p w14:paraId="505BFF92" w14:textId="5129DEC6" w:rsidR="0031770A" w:rsidRDefault="0031770A" w:rsidP="008A4F06">
      <w:pPr>
        <w:pStyle w:val="ListParagraph"/>
        <w:numPr>
          <w:ilvl w:val="0"/>
          <w:numId w:val="28"/>
        </w:numPr>
      </w:pPr>
      <w:r>
        <w:t>Instead of column-based graph, composite graph can be indicated as shown above.</w:t>
      </w:r>
    </w:p>
    <w:p w14:paraId="70F1C4E1" w14:textId="24008000" w:rsidR="0031770A" w:rsidRDefault="00FA76B3" w:rsidP="008A4F06">
      <w:pPr>
        <w:pStyle w:val="ListParagraph"/>
        <w:numPr>
          <w:ilvl w:val="0"/>
          <w:numId w:val="28"/>
        </w:numPr>
      </w:pPr>
      <w:r>
        <w:t>Geographical rank is not required.</w:t>
      </w:r>
    </w:p>
    <w:p w14:paraId="1F7BA46D" w14:textId="0D0B6D1D" w:rsidR="00FA76B3" w:rsidRDefault="00FA76B3" w:rsidP="008A4F06">
      <w:pPr>
        <w:pStyle w:val="ListParagraph"/>
        <w:numPr>
          <w:ilvl w:val="0"/>
          <w:numId w:val="28"/>
        </w:numPr>
      </w:pPr>
      <w:r>
        <w:t>Composite Rank denominator or out of is not required.</w:t>
      </w:r>
    </w:p>
    <w:p w14:paraId="7B9D118C" w14:textId="42626063" w:rsidR="00FA76B3" w:rsidRDefault="00FA76B3" w:rsidP="008A4F06">
      <w:pPr>
        <w:pStyle w:val="ListParagraph"/>
        <w:numPr>
          <w:ilvl w:val="0"/>
          <w:numId w:val="28"/>
        </w:numPr>
      </w:pPr>
      <w:r>
        <w:t>The Top Scorer shall be shown in flag.</w:t>
      </w:r>
    </w:p>
    <w:p w14:paraId="792EE791" w14:textId="794A5C7C" w:rsidR="0031770A" w:rsidRDefault="0031770A" w:rsidP="008A4F06">
      <w:pPr>
        <w:pStyle w:val="ListParagraph"/>
        <w:numPr>
          <w:ilvl w:val="0"/>
          <w:numId w:val="28"/>
        </w:numPr>
      </w:pPr>
      <w:r>
        <w:t>Colours of background, text, and flag must be matched.</w:t>
      </w:r>
    </w:p>
    <w:p w14:paraId="1F0922ED" w14:textId="11D39208" w:rsidR="00E1595B" w:rsidRDefault="006E7769" w:rsidP="00147441">
      <w:pPr>
        <w:pStyle w:val="Heading2"/>
      </w:pPr>
      <w:bookmarkStart w:id="62" w:name="_Toc172827734"/>
      <w:bookmarkStart w:id="63" w:name="_Toc172827850"/>
      <w:r>
        <w:t xml:space="preserve">IEMI </w:t>
      </w:r>
      <w:r w:rsidR="00147441">
        <w:t>Score Summary sticky bar</w:t>
      </w:r>
      <w:bookmarkEnd w:id="62"/>
      <w:bookmarkEnd w:id="63"/>
    </w:p>
    <w:p w14:paraId="246789A7" w14:textId="3C60F186" w:rsidR="00147441" w:rsidRDefault="00147441" w:rsidP="00147441">
      <w:r>
        <w:rPr>
          <w:noProof/>
        </w:rPr>
        <w:drawing>
          <wp:inline distT="0" distB="0" distL="0" distR="0" wp14:anchorId="6E1E69FC" wp14:editId="04C499E1">
            <wp:extent cx="5731510" cy="3251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5120"/>
                    </a:xfrm>
                    <a:prstGeom prst="rect">
                      <a:avLst/>
                    </a:prstGeom>
                  </pic:spPr>
                </pic:pic>
              </a:graphicData>
            </a:graphic>
          </wp:inline>
        </w:drawing>
      </w:r>
    </w:p>
    <w:p w14:paraId="013E965A" w14:textId="70CB6899" w:rsidR="004F696A" w:rsidRDefault="004F696A" w:rsidP="008A4F06">
      <w:pPr>
        <w:pStyle w:val="ListParagraph"/>
        <w:numPr>
          <w:ilvl w:val="0"/>
          <w:numId w:val="27"/>
        </w:numPr>
      </w:pPr>
      <w:r w:rsidRPr="004F696A">
        <w:t>When the user scrolls to the bottom of the page, then the top section will be sticky and the user only has the option to change the state and time period as and when required.</w:t>
      </w:r>
    </w:p>
    <w:p w14:paraId="68789769" w14:textId="50F5D022" w:rsidR="00147441" w:rsidRDefault="00147441" w:rsidP="008A4F06">
      <w:pPr>
        <w:pStyle w:val="ListParagraph"/>
        <w:numPr>
          <w:ilvl w:val="0"/>
          <w:numId w:val="27"/>
        </w:numPr>
      </w:pPr>
      <w:r>
        <w:t>A sticky bar must be shown on top after state selection on scrolling down that includes</w:t>
      </w:r>
    </w:p>
    <w:p w14:paraId="3083E76B" w14:textId="21E5ED8C" w:rsidR="00147441" w:rsidRDefault="00147441" w:rsidP="008A4F06">
      <w:pPr>
        <w:pStyle w:val="ListParagraph"/>
        <w:numPr>
          <w:ilvl w:val="1"/>
          <w:numId w:val="27"/>
        </w:numPr>
      </w:pPr>
      <w:r>
        <w:t>State name</w:t>
      </w:r>
    </w:p>
    <w:p w14:paraId="2836AE12" w14:textId="521F5105" w:rsidR="00147441" w:rsidRDefault="00147441" w:rsidP="008A4F06">
      <w:pPr>
        <w:pStyle w:val="ListParagraph"/>
        <w:numPr>
          <w:ilvl w:val="1"/>
          <w:numId w:val="27"/>
        </w:numPr>
      </w:pPr>
      <w:r>
        <w:t>Aspirant/Performer/Front Runner</w:t>
      </w:r>
    </w:p>
    <w:p w14:paraId="7F55087D" w14:textId="27FBF61A" w:rsidR="00147441" w:rsidRDefault="00147441" w:rsidP="008A4F06">
      <w:pPr>
        <w:pStyle w:val="ListParagraph"/>
        <w:numPr>
          <w:ilvl w:val="1"/>
          <w:numId w:val="27"/>
        </w:numPr>
      </w:pPr>
      <w:r>
        <w:t>Rank</w:t>
      </w:r>
    </w:p>
    <w:p w14:paraId="5E94DB3A" w14:textId="63562138" w:rsidR="00147441" w:rsidRDefault="00147441" w:rsidP="008A4F06">
      <w:pPr>
        <w:pStyle w:val="ListParagraph"/>
        <w:numPr>
          <w:ilvl w:val="1"/>
          <w:numId w:val="27"/>
        </w:numPr>
      </w:pPr>
      <w:r>
        <w:t>Score</w:t>
      </w:r>
    </w:p>
    <w:p w14:paraId="51717867" w14:textId="2310158A" w:rsidR="00147441" w:rsidRDefault="001207E6" w:rsidP="001207E6">
      <w:pPr>
        <w:pStyle w:val="Heading2"/>
      </w:pPr>
      <w:bookmarkStart w:id="64" w:name="_Toc172827735"/>
      <w:bookmarkStart w:id="65" w:name="_Toc172827851"/>
      <w:r>
        <w:t>IEMI Theme Score Comparison</w:t>
      </w:r>
      <w:bookmarkEnd w:id="64"/>
      <w:bookmarkEnd w:id="65"/>
    </w:p>
    <w:p w14:paraId="7EBA5619" w14:textId="6EEA308D" w:rsidR="001207E6" w:rsidRDefault="001207E6" w:rsidP="00147441">
      <w:r>
        <w:rPr>
          <w:noProof/>
        </w:rPr>
        <w:drawing>
          <wp:inline distT="0" distB="0" distL="0" distR="0" wp14:anchorId="29558B48" wp14:editId="63ED4740">
            <wp:extent cx="5621572" cy="51365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33" r="1086"/>
                    <a:stretch/>
                  </pic:blipFill>
                  <pic:spPr bwMode="auto">
                    <a:xfrm>
                      <a:off x="0" y="0"/>
                      <a:ext cx="5621572" cy="5136515"/>
                    </a:xfrm>
                    <a:prstGeom prst="rect">
                      <a:avLst/>
                    </a:prstGeom>
                    <a:ln>
                      <a:noFill/>
                    </a:ln>
                    <a:extLst>
                      <a:ext uri="{53640926-AAD7-44D8-BBD7-CCE9431645EC}">
                        <a14:shadowObscured xmlns:a14="http://schemas.microsoft.com/office/drawing/2010/main"/>
                      </a:ext>
                    </a:extLst>
                  </pic:spPr>
                </pic:pic>
              </a:graphicData>
            </a:graphic>
          </wp:inline>
        </w:drawing>
      </w:r>
    </w:p>
    <w:p w14:paraId="4F36B823" w14:textId="77777777" w:rsidR="0046703E" w:rsidRDefault="0046703E" w:rsidP="008A4F06">
      <w:pPr>
        <w:pStyle w:val="ListParagraph"/>
        <w:numPr>
          <w:ilvl w:val="0"/>
          <w:numId w:val="29"/>
        </w:numPr>
      </w:pPr>
      <w:r>
        <w:t>Instead of column-based graph, composite graph can be indicated as shown above.</w:t>
      </w:r>
    </w:p>
    <w:p w14:paraId="0142FD25" w14:textId="77777777" w:rsidR="0046703E" w:rsidRDefault="0046703E" w:rsidP="008A4F06">
      <w:pPr>
        <w:pStyle w:val="ListParagraph"/>
        <w:numPr>
          <w:ilvl w:val="0"/>
          <w:numId w:val="29"/>
        </w:numPr>
      </w:pPr>
      <w:r>
        <w:t>Geographical rank is not required.</w:t>
      </w:r>
    </w:p>
    <w:p w14:paraId="01F63389" w14:textId="77777777" w:rsidR="0046703E" w:rsidRDefault="0046703E" w:rsidP="008A4F06">
      <w:pPr>
        <w:pStyle w:val="ListParagraph"/>
        <w:numPr>
          <w:ilvl w:val="0"/>
          <w:numId w:val="29"/>
        </w:numPr>
      </w:pPr>
      <w:r>
        <w:t>Composite Rank denominator or out of is not required.</w:t>
      </w:r>
    </w:p>
    <w:p w14:paraId="5D23BFFF" w14:textId="77777777" w:rsidR="0046703E" w:rsidRDefault="0046703E" w:rsidP="008A4F06">
      <w:pPr>
        <w:pStyle w:val="ListParagraph"/>
        <w:numPr>
          <w:ilvl w:val="0"/>
          <w:numId w:val="29"/>
        </w:numPr>
      </w:pPr>
      <w:r>
        <w:t>The Top Scorer shall be shown in flag.</w:t>
      </w:r>
    </w:p>
    <w:p w14:paraId="3F898BF0" w14:textId="77777777" w:rsidR="0046703E" w:rsidRDefault="0046703E" w:rsidP="008A4F06">
      <w:pPr>
        <w:pStyle w:val="ListParagraph"/>
        <w:numPr>
          <w:ilvl w:val="0"/>
          <w:numId w:val="29"/>
        </w:numPr>
      </w:pPr>
      <w:r>
        <w:t>Colours of background, text, and flag must be matched.</w:t>
      </w:r>
    </w:p>
    <w:p w14:paraId="22270D52" w14:textId="77777777" w:rsidR="0046703E" w:rsidRDefault="0046703E" w:rsidP="00147441"/>
    <w:p w14:paraId="373D8644" w14:textId="1FA856A2" w:rsidR="00A07582" w:rsidRDefault="00A07582" w:rsidP="00A07582">
      <w:pPr>
        <w:pStyle w:val="Heading2"/>
      </w:pPr>
      <w:bookmarkStart w:id="66" w:name="_Toc172827736"/>
      <w:bookmarkStart w:id="67" w:name="_Toc172827852"/>
      <w:r>
        <w:t>Navigation Pane</w:t>
      </w:r>
      <w:bookmarkEnd w:id="66"/>
      <w:bookmarkEnd w:id="67"/>
    </w:p>
    <w:p w14:paraId="44363EB1" w14:textId="706B1054" w:rsidR="00A07582" w:rsidRDefault="00294011" w:rsidP="00147441">
      <w:r>
        <w:rPr>
          <w:noProof/>
        </w:rPr>
        <w:drawing>
          <wp:inline distT="0" distB="0" distL="0" distR="0" wp14:anchorId="565E4EAA" wp14:editId="7AFCBC2D">
            <wp:extent cx="2143125" cy="2000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3125" cy="2000250"/>
                    </a:xfrm>
                    <a:prstGeom prst="rect">
                      <a:avLst/>
                    </a:prstGeom>
                  </pic:spPr>
                </pic:pic>
              </a:graphicData>
            </a:graphic>
          </wp:inline>
        </w:drawing>
      </w:r>
    </w:p>
    <w:p w14:paraId="3709F969" w14:textId="4D18D481" w:rsidR="00A07582" w:rsidRDefault="00A07582" w:rsidP="008A4F06">
      <w:pPr>
        <w:pStyle w:val="ListParagraph"/>
        <w:numPr>
          <w:ilvl w:val="0"/>
          <w:numId w:val="30"/>
        </w:numPr>
      </w:pPr>
      <w:r>
        <w:t>Please include icons against each theme.</w:t>
      </w:r>
    </w:p>
    <w:p w14:paraId="43A6AC78" w14:textId="139474F9" w:rsidR="00A07582" w:rsidRDefault="00A07582" w:rsidP="008A4F06">
      <w:pPr>
        <w:pStyle w:val="ListParagraph"/>
        <w:numPr>
          <w:ilvl w:val="0"/>
          <w:numId w:val="30"/>
        </w:numPr>
      </w:pPr>
      <w:r>
        <w:t>And highlighted font colour can be in white.</w:t>
      </w:r>
    </w:p>
    <w:p w14:paraId="1C013A84" w14:textId="36B50F4A" w:rsidR="00E9543D" w:rsidRDefault="00E9543D" w:rsidP="00E9543D">
      <w:pPr>
        <w:pStyle w:val="Heading2"/>
      </w:pPr>
      <w:bookmarkStart w:id="68" w:name="_Toc172827737"/>
      <w:bookmarkStart w:id="69" w:name="_Toc172827853"/>
      <w:r>
        <w:t>Transport Electrification Progress - Outcome</w:t>
      </w:r>
      <w:bookmarkEnd w:id="68"/>
      <w:bookmarkEnd w:id="69"/>
    </w:p>
    <w:p w14:paraId="6FF2171F" w14:textId="6ADDFE9C" w:rsidR="00A07582" w:rsidRDefault="00E9543D" w:rsidP="00A07582">
      <w:r>
        <w:rPr>
          <w:noProof/>
        </w:rPr>
        <w:drawing>
          <wp:inline distT="0" distB="0" distL="0" distR="0" wp14:anchorId="617D9B7C" wp14:editId="08DA7D4F">
            <wp:extent cx="5731510" cy="23285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28545"/>
                    </a:xfrm>
                    <a:prstGeom prst="rect">
                      <a:avLst/>
                    </a:prstGeom>
                  </pic:spPr>
                </pic:pic>
              </a:graphicData>
            </a:graphic>
          </wp:inline>
        </w:drawing>
      </w:r>
    </w:p>
    <w:p w14:paraId="25A2C1C3" w14:textId="77777777" w:rsidR="00367ADA" w:rsidRDefault="00367ADA" w:rsidP="008A4F06">
      <w:pPr>
        <w:pStyle w:val="ListParagraph"/>
        <w:numPr>
          <w:ilvl w:val="0"/>
          <w:numId w:val="31"/>
        </w:numPr>
      </w:pPr>
      <w:r>
        <w:t>Add the info icon on top.</w:t>
      </w:r>
    </w:p>
    <w:p w14:paraId="532F10F0" w14:textId="248F39A2" w:rsidR="00E9543D" w:rsidRDefault="00E9543D" w:rsidP="008A4F06">
      <w:pPr>
        <w:pStyle w:val="ListParagraph"/>
        <w:numPr>
          <w:ilvl w:val="0"/>
          <w:numId w:val="31"/>
        </w:numPr>
      </w:pPr>
      <w:r>
        <w:t>Composite graph must be created.</w:t>
      </w:r>
    </w:p>
    <w:p w14:paraId="1065217B" w14:textId="77777777" w:rsidR="00367ADA" w:rsidRDefault="00A73AD3" w:rsidP="008A4F06">
      <w:pPr>
        <w:pStyle w:val="ListParagraph"/>
        <w:numPr>
          <w:ilvl w:val="0"/>
          <w:numId w:val="31"/>
        </w:numPr>
      </w:pPr>
      <w:r>
        <w:t>For all the bottom sections the data will be as per the State Profile only but only in comparison format.</w:t>
      </w:r>
      <w:r w:rsidR="00367ADA">
        <w:t xml:space="preserve"> </w:t>
      </w:r>
    </w:p>
    <w:p w14:paraId="4A4DDFFC" w14:textId="051EF9E3" w:rsidR="00A73AD3" w:rsidRDefault="00367ADA" w:rsidP="008A4F06">
      <w:pPr>
        <w:pStyle w:val="ListParagraph"/>
        <w:numPr>
          <w:ilvl w:val="0"/>
          <w:numId w:val="31"/>
        </w:numPr>
      </w:pPr>
      <w:r>
        <w:t>The x axis must be in mmm yyyy format.</w:t>
      </w:r>
    </w:p>
    <w:p w14:paraId="10AFD391" w14:textId="72B3FBD1" w:rsidR="00A73AD3" w:rsidRDefault="00A73AD3" w:rsidP="008A4F06">
      <w:pPr>
        <w:pStyle w:val="ListParagraph"/>
        <w:numPr>
          <w:ilvl w:val="0"/>
          <w:numId w:val="31"/>
        </w:numPr>
      </w:pPr>
      <w:r>
        <w:t>Each state will have a different color code provided, namely</w:t>
      </w:r>
      <w:r w:rsidR="00367ADA">
        <w:t xml:space="preserve">, </w:t>
      </w:r>
      <w:r>
        <w:t>State 1 - #6F953E</w:t>
      </w:r>
      <w:r w:rsidR="00367ADA">
        <w:t xml:space="preserve">; </w:t>
      </w:r>
      <w:r>
        <w:t>State 2 - #037BD2</w:t>
      </w:r>
      <w:r w:rsidR="00367ADA">
        <w:t xml:space="preserve">; </w:t>
      </w:r>
      <w:r>
        <w:t>State 3 - #EE8335</w:t>
      </w:r>
      <w:r w:rsidR="00367ADA">
        <w:t>. As and when the state is selected, the color assigned will represent the same state in the graph.</w:t>
      </w:r>
    </w:p>
    <w:p w14:paraId="57989A25" w14:textId="4404AFC9" w:rsidR="00992203" w:rsidRDefault="00992203" w:rsidP="00992203">
      <w:pPr>
        <w:pStyle w:val="Heading2"/>
      </w:pPr>
      <w:bookmarkStart w:id="70" w:name="_Toc172827738"/>
      <w:bookmarkStart w:id="71" w:name="_Toc172827854"/>
      <w:r>
        <w:t>Transport Electrification Progress - Initiatives</w:t>
      </w:r>
      <w:bookmarkEnd w:id="70"/>
      <w:bookmarkEnd w:id="71"/>
    </w:p>
    <w:p w14:paraId="382C7979" w14:textId="59BB9F15" w:rsidR="00992203" w:rsidRDefault="00367ADA" w:rsidP="00992203">
      <w:r>
        <w:rPr>
          <w:rFonts w:ascii="Arial" w:hAnsi="Arial" w:cs="Arial"/>
          <w:noProof/>
          <w:color w:val="000000"/>
          <w:bdr w:val="none" w:sz="0" w:space="0" w:color="auto" w:frame="1"/>
        </w:rPr>
        <w:drawing>
          <wp:inline distT="0" distB="0" distL="0" distR="0" wp14:anchorId="6A147DBF" wp14:editId="252DC963">
            <wp:extent cx="5731510" cy="30168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16885"/>
                    </a:xfrm>
                    <a:prstGeom prst="rect">
                      <a:avLst/>
                    </a:prstGeom>
                    <a:noFill/>
                    <a:ln>
                      <a:noFill/>
                    </a:ln>
                  </pic:spPr>
                </pic:pic>
              </a:graphicData>
            </a:graphic>
          </wp:inline>
        </w:drawing>
      </w:r>
    </w:p>
    <w:p w14:paraId="3B49BC6C" w14:textId="77777777" w:rsidR="00367ADA" w:rsidRDefault="00367ADA" w:rsidP="008A4F06">
      <w:pPr>
        <w:pStyle w:val="ListParagraph"/>
        <w:numPr>
          <w:ilvl w:val="0"/>
          <w:numId w:val="32"/>
        </w:numPr>
      </w:pPr>
      <w:r>
        <w:t>Add the info icon on the top.</w:t>
      </w:r>
    </w:p>
    <w:p w14:paraId="6AE40476" w14:textId="77777777" w:rsidR="00367ADA" w:rsidRDefault="00A73AD3" w:rsidP="008A4F06">
      <w:pPr>
        <w:pStyle w:val="ListParagraph"/>
        <w:numPr>
          <w:ilvl w:val="0"/>
          <w:numId w:val="32"/>
        </w:numPr>
      </w:pPr>
      <w:r>
        <w:t>Even the Initiatives of all the Themes will be listed and the one present in the state will be highlighted using green tick otherwise will be highlighted by red cross.</w:t>
      </w:r>
    </w:p>
    <w:p w14:paraId="2999457A" w14:textId="42DE72B9" w:rsidR="00C03015" w:rsidRDefault="00C03015" w:rsidP="008A4F06">
      <w:pPr>
        <w:pStyle w:val="ListParagraph"/>
        <w:numPr>
          <w:ilvl w:val="0"/>
          <w:numId w:val="32"/>
        </w:numPr>
      </w:pPr>
      <w:r>
        <w:t>The quarter can be highlighted based on the selection.</w:t>
      </w:r>
    </w:p>
    <w:p w14:paraId="6EF3BD2F" w14:textId="6FCBA3D3" w:rsidR="00AE3712" w:rsidRDefault="00AE3712" w:rsidP="00AE3712">
      <w:pPr>
        <w:pStyle w:val="Heading2"/>
      </w:pPr>
      <w:bookmarkStart w:id="72" w:name="_Toc172827739"/>
      <w:bookmarkStart w:id="73" w:name="_Toc172827855"/>
      <w:r>
        <w:t>Transport Electrification Progress</w:t>
      </w:r>
      <w:bookmarkEnd w:id="72"/>
      <w:bookmarkEnd w:id="73"/>
    </w:p>
    <w:p w14:paraId="50795946" w14:textId="77777777" w:rsidR="00F3282D" w:rsidRPr="00F3282D" w:rsidRDefault="00F3282D" w:rsidP="00F3282D"/>
    <w:p w14:paraId="165B2304" w14:textId="415B0B0C" w:rsidR="00AE3712" w:rsidRPr="00AE3712" w:rsidRDefault="00AE3712" w:rsidP="00AE3712">
      <w:r>
        <w:rPr>
          <w:noProof/>
        </w:rPr>
        <w:drawing>
          <wp:inline distT="0" distB="0" distL="0" distR="0" wp14:anchorId="5CC3A6D8" wp14:editId="17346711">
            <wp:extent cx="5731340" cy="2432649"/>
            <wp:effectExtent l="0" t="0" r="317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936" b="52339"/>
                    <a:stretch/>
                  </pic:blipFill>
                  <pic:spPr bwMode="auto">
                    <a:xfrm>
                      <a:off x="0" y="0"/>
                      <a:ext cx="5731510" cy="2432721"/>
                    </a:xfrm>
                    <a:prstGeom prst="rect">
                      <a:avLst/>
                    </a:prstGeom>
                    <a:ln>
                      <a:noFill/>
                    </a:ln>
                    <a:extLst>
                      <a:ext uri="{53640926-AAD7-44D8-BBD7-CCE9431645EC}">
                        <a14:shadowObscured xmlns:a14="http://schemas.microsoft.com/office/drawing/2010/main"/>
                      </a:ext>
                    </a:extLst>
                  </pic:spPr>
                </pic:pic>
              </a:graphicData>
            </a:graphic>
          </wp:inline>
        </w:drawing>
      </w:r>
    </w:p>
    <w:p w14:paraId="7445BD95" w14:textId="44912003" w:rsidR="00AE3712" w:rsidRDefault="00600784" w:rsidP="008A4F06">
      <w:pPr>
        <w:pStyle w:val="ListParagraph"/>
        <w:numPr>
          <w:ilvl w:val="0"/>
          <w:numId w:val="33"/>
        </w:numPr>
      </w:pPr>
      <w:r>
        <w:t>Info icons</w:t>
      </w:r>
    </w:p>
    <w:p w14:paraId="438E903E" w14:textId="71A6B34A" w:rsidR="00600784" w:rsidRDefault="007973C0" w:rsidP="008A4F06">
      <w:pPr>
        <w:pStyle w:val="ListParagraph"/>
        <w:numPr>
          <w:ilvl w:val="0"/>
          <w:numId w:val="33"/>
        </w:numPr>
      </w:pPr>
      <w:r>
        <w:t>Composite graphs. Use colour scheme as mentioned above.</w:t>
      </w:r>
    </w:p>
    <w:p w14:paraId="7BF442C3" w14:textId="5108035E" w:rsidR="00AE3712" w:rsidRPr="00AE3712" w:rsidRDefault="00AE3712" w:rsidP="00AE3712"/>
    <w:p w14:paraId="6888C84B" w14:textId="36976BA4" w:rsidR="008341FF" w:rsidRDefault="004873B7" w:rsidP="00C03015">
      <w:r>
        <w:rPr>
          <w:noProof/>
        </w:rPr>
        <w:drawing>
          <wp:inline distT="0" distB="0" distL="0" distR="0" wp14:anchorId="6A094872" wp14:editId="206B577C">
            <wp:extent cx="5731510" cy="13315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31595"/>
                    </a:xfrm>
                    <a:prstGeom prst="rect">
                      <a:avLst/>
                    </a:prstGeom>
                  </pic:spPr>
                </pic:pic>
              </a:graphicData>
            </a:graphic>
          </wp:inline>
        </w:drawing>
      </w:r>
    </w:p>
    <w:p w14:paraId="51C96BC6" w14:textId="1C325B4B" w:rsidR="004873B7" w:rsidRDefault="004873B7" w:rsidP="008A4F06">
      <w:pPr>
        <w:pStyle w:val="ListParagraph"/>
        <w:numPr>
          <w:ilvl w:val="0"/>
          <w:numId w:val="34"/>
        </w:numPr>
      </w:pPr>
      <w:r>
        <w:t>Info icons as indicated.</w:t>
      </w:r>
    </w:p>
    <w:p w14:paraId="3A971B50" w14:textId="4F010390" w:rsidR="004873B7" w:rsidRDefault="004873B7" w:rsidP="008A4F06">
      <w:pPr>
        <w:pStyle w:val="ListParagraph"/>
        <w:numPr>
          <w:ilvl w:val="0"/>
          <w:numId w:val="34"/>
        </w:numPr>
      </w:pPr>
      <w:r>
        <w:t>New indicator.</w:t>
      </w:r>
    </w:p>
    <w:p w14:paraId="5DDF6423" w14:textId="1B3A34BF" w:rsidR="007E3B75" w:rsidRDefault="007E3B75" w:rsidP="008A4F06">
      <w:pPr>
        <w:pStyle w:val="ListParagraph"/>
        <w:numPr>
          <w:ilvl w:val="0"/>
          <w:numId w:val="34"/>
        </w:numPr>
      </w:pPr>
      <w:r>
        <w:t>Data must be added to the database,</w:t>
      </w:r>
    </w:p>
    <w:p w14:paraId="2497A412" w14:textId="393B8E2C" w:rsidR="004873B7" w:rsidRDefault="00C406F7" w:rsidP="00C406F7">
      <w:pPr>
        <w:pStyle w:val="Heading1"/>
      </w:pPr>
      <w:bookmarkStart w:id="74" w:name="_Toc172827740"/>
      <w:bookmarkStart w:id="75" w:name="_Toc172827856"/>
      <w:r>
        <w:t>Tools and Analysis Page</w:t>
      </w:r>
      <w:bookmarkEnd w:id="74"/>
      <w:bookmarkEnd w:id="75"/>
    </w:p>
    <w:p w14:paraId="033ED17D" w14:textId="77777777" w:rsidR="00BA49AF" w:rsidRPr="00BA49AF" w:rsidRDefault="00BA49AF" w:rsidP="00BA49AF"/>
    <w:p w14:paraId="0DDCCF5C" w14:textId="4AFFF0E0" w:rsidR="00996BD8" w:rsidRPr="00996BD8" w:rsidRDefault="0012391B" w:rsidP="0012391B">
      <w:pPr>
        <w:pStyle w:val="Heading2"/>
      </w:pPr>
      <w:bookmarkStart w:id="76" w:name="_Toc172827741"/>
      <w:bookmarkStart w:id="77" w:name="_Toc172827857"/>
      <w:r>
        <w:t>Layout</w:t>
      </w:r>
      <w:bookmarkEnd w:id="76"/>
      <w:bookmarkEnd w:id="77"/>
    </w:p>
    <w:p w14:paraId="2B33D700" w14:textId="123BD8E2" w:rsidR="00C406F7" w:rsidRDefault="00996BD8" w:rsidP="00C406F7">
      <w:r>
        <w:rPr>
          <w:noProof/>
        </w:rPr>
        <w:drawing>
          <wp:inline distT="0" distB="0" distL="0" distR="0" wp14:anchorId="2DE0FA1A" wp14:editId="076EC712">
            <wp:extent cx="5746012" cy="277175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4769" cy="2780803"/>
                    </a:xfrm>
                    <a:prstGeom prst="rect">
                      <a:avLst/>
                    </a:prstGeom>
                    <a:noFill/>
                  </pic:spPr>
                </pic:pic>
              </a:graphicData>
            </a:graphic>
          </wp:inline>
        </w:drawing>
      </w:r>
    </w:p>
    <w:p w14:paraId="514CD103" w14:textId="0D4490EA" w:rsidR="0012391B" w:rsidRDefault="0012391B" w:rsidP="008A4F06">
      <w:pPr>
        <w:pStyle w:val="ListParagraph"/>
        <w:numPr>
          <w:ilvl w:val="0"/>
          <w:numId w:val="35"/>
        </w:numPr>
        <w:rPr>
          <w:rStyle w:val="ui-provider"/>
        </w:rPr>
      </w:pPr>
      <w:r>
        <w:rPr>
          <w:rStyle w:val="ui-provider"/>
        </w:rPr>
        <w:t>When clicked on each card/tool- it should go to a different page, rather than a popout window.</w:t>
      </w:r>
    </w:p>
    <w:p w14:paraId="796D9D94" w14:textId="04CBCE4D" w:rsidR="00BA49AF" w:rsidRDefault="00BA49AF" w:rsidP="008A4F06">
      <w:pPr>
        <w:pStyle w:val="ListParagraph"/>
        <w:numPr>
          <w:ilvl w:val="0"/>
          <w:numId w:val="35"/>
        </w:numPr>
        <w:rPr>
          <w:rStyle w:val="ui-provider"/>
        </w:rPr>
      </w:pPr>
      <w:r>
        <w:rPr>
          <w:rStyle w:val="ui-provider"/>
        </w:rPr>
        <w:t xml:space="preserve">Please update the banner. </w:t>
      </w:r>
    </w:p>
    <w:p w14:paraId="7B98D77A" w14:textId="318F60AD" w:rsidR="00BA49AF" w:rsidRDefault="00BA49AF" w:rsidP="00BA49AF">
      <w:pPr>
        <w:pStyle w:val="ListParagraph"/>
        <w:rPr>
          <w:rStyle w:val="ui-provider"/>
        </w:rPr>
      </w:pPr>
      <w:r>
        <w:rPr>
          <w:noProof/>
        </w:rPr>
        <w:drawing>
          <wp:inline distT="0" distB="0" distL="0" distR="0" wp14:anchorId="647CA257" wp14:editId="2B17FDFB">
            <wp:extent cx="4762195" cy="1523735"/>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4247" cy="1530791"/>
                    </a:xfrm>
                    <a:prstGeom prst="rect">
                      <a:avLst/>
                    </a:prstGeom>
                  </pic:spPr>
                </pic:pic>
              </a:graphicData>
            </a:graphic>
          </wp:inline>
        </w:drawing>
      </w:r>
    </w:p>
    <w:p w14:paraId="6E61B9DC" w14:textId="45D40895" w:rsidR="009F3176" w:rsidRDefault="009F3176" w:rsidP="00073AB2">
      <w:pPr>
        <w:pStyle w:val="Heading2"/>
      </w:pPr>
      <w:bookmarkStart w:id="78" w:name="_Toc172827742"/>
      <w:bookmarkStart w:id="79" w:name="_Toc172827858"/>
      <w:r>
        <w:t>Total cost of ownership</w:t>
      </w:r>
      <w:bookmarkEnd w:id="78"/>
      <w:bookmarkEnd w:id="79"/>
    </w:p>
    <w:p w14:paraId="70CC47CD" w14:textId="5664D213" w:rsidR="009F3176" w:rsidRPr="009F3176" w:rsidRDefault="009F3176" w:rsidP="008A4F06">
      <w:pPr>
        <w:pStyle w:val="ListParagraph"/>
        <w:numPr>
          <w:ilvl w:val="0"/>
          <w:numId w:val="37"/>
        </w:numPr>
      </w:pPr>
      <w:r>
        <w:t xml:space="preserve">Use the card as indicated below for total cost of ownership. </w:t>
      </w:r>
      <w:r w:rsidR="00923952">
        <w:t>Please refer to the images shared via mail.</w:t>
      </w:r>
    </w:p>
    <w:p w14:paraId="045D2487" w14:textId="044F134E" w:rsidR="009F3176" w:rsidRPr="009F3176" w:rsidRDefault="009F3176" w:rsidP="00923952">
      <w:pPr>
        <w:jc w:val="center"/>
      </w:pPr>
      <w:r>
        <w:rPr>
          <w:noProof/>
        </w:rPr>
        <w:drawing>
          <wp:inline distT="0" distB="0" distL="0" distR="0" wp14:anchorId="68A45D04" wp14:editId="5E708088">
            <wp:extent cx="1120775" cy="128016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8" cstate="print">
                      <a:extLst>
                        <a:ext uri="{28A0092B-C50C-407E-A947-70E740481C1C}">
                          <a14:useLocalDpi xmlns:a14="http://schemas.microsoft.com/office/drawing/2010/main" val="0"/>
                        </a:ext>
                      </a:extLst>
                    </a:blip>
                    <a:srcRect r="74452" b="49571"/>
                    <a:stretch/>
                  </pic:blipFill>
                  <pic:spPr bwMode="auto">
                    <a:xfrm>
                      <a:off x="0" y="0"/>
                      <a:ext cx="1121333" cy="1280797"/>
                    </a:xfrm>
                    <a:prstGeom prst="rect">
                      <a:avLst/>
                    </a:prstGeom>
                    <a:ln>
                      <a:noFill/>
                    </a:ln>
                    <a:extLst>
                      <a:ext uri="{53640926-AAD7-44D8-BBD7-CCE9431645EC}">
                        <a14:shadowObscured xmlns:a14="http://schemas.microsoft.com/office/drawing/2010/main"/>
                      </a:ext>
                    </a:extLst>
                  </pic:spPr>
                </pic:pic>
              </a:graphicData>
            </a:graphic>
          </wp:inline>
        </w:drawing>
      </w:r>
    </w:p>
    <w:p w14:paraId="6F7252F1" w14:textId="63CE9F9E" w:rsidR="00923952" w:rsidRDefault="00073AB2" w:rsidP="00923952">
      <w:pPr>
        <w:pStyle w:val="Heading2"/>
      </w:pPr>
      <w:bookmarkStart w:id="80" w:name="_Toc172827743"/>
      <w:bookmarkStart w:id="81" w:name="_Toc172827859"/>
      <w:r>
        <w:t>Manufacturing Units</w:t>
      </w:r>
      <w:bookmarkEnd w:id="80"/>
      <w:bookmarkEnd w:id="81"/>
    </w:p>
    <w:p w14:paraId="5C50C0C9" w14:textId="4942AE76" w:rsidR="00923952" w:rsidRDefault="00923952" w:rsidP="008A4F06">
      <w:pPr>
        <w:pStyle w:val="ListParagraph"/>
        <w:numPr>
          <w:ilvl w:val="0"/>
          <w:numId w:val="41"/>
        </w:numPr>
      </w:pPr>
      <w:r>
        <w:t>Please use the card as indicated below.</w:t>
      </w:r>
    </w:p>
    <w:p w14:paraId="7152D41D" w14:textId="01145FF7" w:rsidR="00923952" w:rsidRPr="00923952" w:rsidRDefault="00923952" w:rsidP="00923952">
      <w:pPr>
        <w:jc w:val="center"/>
      </w:pPr>
      <w:r>
        <w:rPr>
          <w:noProof/>
        </w:rPr>
        <w:drawing>
          <wp:inline distT="0" distB="0" distL="0" distR="0" wp14:anchorId="3B20F4B2" wp14:editId="6FF54621">
            <wp:extent cx="1066930" cy="12122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38">
                      <a:extLst>
                        <a:ext uri="{28A0092B-C50C-407E-A947-70E740481C1C}">
                          <a14:useLocalDpi xmlns:a14="http://schemas.microsoft.com/office/drawing/2010/main" val="0"/>
                        </a:ext>
                      </a:extLst>
                    </a:blip>
                    <a:srcRect l="38192" t="49921" r="37480" b="2312"/>
                    <a:stretch>
                      <a:fillRect/>
                    </a:stretch>
                  </pic:blipFill>
                  <pic:spPr>
                    <a:xfrm>
                      <a:off x="0" y="0"/>
                      <a:ext cx="1066930" cy="1212215"/>
                    </a:xfrm>
                    <a:prstGeom prst="rect">
                      <a:avLst/>
                    </a:prstGeom>
                  </pic:spPr>
                </pic:pic>
              </a:graphicData>
            </a:graphic>
          </wp:inline>
        </w:drawing>
      </w:r>
      <w:r>
        <w:rPr>
          <w:noProof/>
        </w:rPr>
        <w:drawing>
          <wp:inline distT="0" distB="0" distL="0" distR="0" wp14:anchorId="4FC21407" wp14:editId="5E6BB141">
            <wp:extent cx="1066930" cy="1212215"/>
            <wp:effectExtent l="0" t="0" r="0" b="6985"/>
            <wp:docPr id="237577377" name="Picture 23757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8" cstate="print">
                      <a:extLst>
                        <a:ext uri="{28A0092B-C50C-407E-A947-70E740481C1C}">
                          <a14:useLocalDpi xmlns:a14="http://schemas.microsoft.com/office/drawing/2010/main" val="0"/>
                        </a:ext>
                      </a:extLst>
                    </a:blip>
                    <a:srcRect l="38192" t="49921" r="37480" b="2312"/>
                    <a:stretch/>
                  </pic:blipFill>
                  <pic:spPr bwMode="auto">
                    <a:xfrm>
                      <a:off x="0" y="0"/>
                      <a:ext cx="1067802" cy="1213206"/>
                    </a:xfrm>
                    <a:prstGeom prst="rect">
                      <a:avLst/>
                    </a:prstGeom>
                    <a:ln>
                      <a:noFill/>
                    </a:ln>
                    <a:extLst>
                      <a:ext uri="{53640926-AAD7-44D8-BBD7-CCE9431645EC}">
                        <a14:shadowObscured xmlns:a14="http://schemas.microsoft.com/office/drawing/2010/main"/>
                      </a:ext>
                    </a:extLst>
                  </pic:spPr>
                </pic:pic>
              </a:graphicData>
            </a:graphic>
          </wp:inline>
        </w:drawing>
      </w:r>
    </w:p>
    <w:p w14:paraId="08D230CD" w14:textId="17EC42A9" w:rsidR="00073AB2" w:rsidRPr="00951AA1" w:rsidRDefault="00073AB2" w:rsidP="008A4F06">
      <w:pPr>
        <w:pStyle w:val="NormalWeb"/>
        <w:numPr>
          <w:ilvl w:val="0"/>
          <w:numId w:val="41"/>
        </w:numPr>
        <w:rPr>
          <w:rFonts w:asciiTheme="minorHAnsi" w:eastAsiaTheme="minorEastAsia" w:hAnsiTheme="minorHAnsi" w:cstheme="minorBidi"/>
          <w:kern w:val="2"/>
          <w:sz w:val="22"/>
          <w:szCs w:val="22"/>
          <w:lang w:bidi="ar-SA"/>
          <w14:ligatures w14:val="standardContextual"/>
        </w:rPr>
      </w:pPr>
      <w:r w:rsidRPr="00951AA1">
        <w:rPr>
          <w:rFonts w:asciiTheme="minorHAnsi" w:eastAsiaTheme="minorEastAsia" w:hAnsiTheme="minorHAnsi" w:cstheme="minorBidi"/>
          <w:kern w:val="2"/>
          <w:sz w:val="22"/>
          <w:szCs w:val="22"/>
          <w:lang w:bidi="ar-SA"/>
          <w14:ligatures w14:val="standardContextual"/>
        </w:rPr>
        <w:t>The map representing ‘Manufacturing Units’ in the ‘State Profile’ page to be removed and added to the ‘Tools and Analyses’ page. The card can be named as ‘Manufacturing Units’.</w:t>
      </w:r>
      <w:r w:rsidR="001E344B" w:rsidRPr="00951AA1">
        <w:rPr>
          <w:rFonts w:asciiTheme="minorHAnsi" w:eastAsiaTheme="minorEastAsia" w:hAnsiTheme="minorHAnsi" w:cstheme="minorBidi"/>
          <w:kern w:val="2"/>
          <w:sz w:val="22"/>
          <w:szCs w:val="22"/>
          <w:lang w:bidi="ar-SA"/>
          <w14:ligatures w14:val="standardContextual"/>
        </w:rPr>
        <w:t xml:space="preserve"> Please update EV Market Size Card.</w:t>
      </w:r>
    </w:p>
    <w:p w14:paraId="4CBDEE0E" w14:textId="23065609" w:rsidR="003B1C74" w:rsidRDefault="003B1C74" w:rsidP="003B1C74">
      <w:pPr>
        <w:pStyle w:val="Heading2"/>
      </w:pPr>
      <w:bookmarkStart w:id="82" w:name="_Toc172827744"/>
      <w:bookmarkStart w:id="83" w:name="_Toc172827860"/>
      <w:r w:rsidRPr="003B1C74">
        <w:t>Electric Vehicle Market Insights</w:t>
      </w:r>
      <w:bookmarkEnd w:id="82"/>
      <w:bookmarkEnd w:id="83"/>
      <w:r w:rsidRPr="003B1C74">
        <w:t xml:space="preserve"> </w:t>
      </w:r>
    </w:p>
    <w:p w14:paraId="3BE81816" w14:textId="77777777" w:rsidR="00923952" w:rsidRDefault="00923952" w:rsidP="00923952"/>
    <w:p w14:paraId="221333B0" w14:textId="13A75A20" w:rsidR="00923952" w:rsidRDefault="00923952" w:rsidP="008A4F06">
      <w:pPr>
        <w:pStyle w:val="ListParagraph"/>
        <w:numPr>
          <w:ilvl w:val="0"/>
          <w:numId w:val="38"/>
        </w:numPr>
      </w:pPr>
      <w:r>
        <w:t>Use the Card Below for EV Market Insights</w:t>
      </w:r>
    </w:p>
    <w:p w14:paraId="4413758E" w14:textId="399192FE" w:rsidR="00923952" w:rsidRPr="00923952" w:rsidRDefault="00923952" w:rsidP="00923952">
      <w:pPr>
        <w:jc w:val="center"/>
      </w:pPr>
      <w:r>
        <w:rPr>
          <w:noProof/>
        </w:rPr>
        <w:drawing>
          <wp:inline distT="0" distB="0" distL="0" distR="0" wp14:anchorId="20C0DBEA" wp14:editId="68285E1D">
            <wp:extent cx="1081609" cy="1289050"/>
            <wp:effectExtent l="0" t="0" r="444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8" cstate="print">
                      <a:extLst>
                        <a:ext uri="{28A0092B-C50C-407E-A947-70E740481C1C}">
                          <a14:useLocalDpi xmlns:a14="http://schemas.microsoft.com/office/drawing/2010/main" val="0"/>
                        </a:ext>
                      </a:extLst>
                    </a:blip>
                    <a:srcRect l="25560" r="49774" b="49198"/>
                    <a:stretch/>
                  </pic:blipFill>
                  <pic:spPr bwMode="auto">
                    <a:xfrm>
                      <a:off x="0" y="0"/>
                      <a:ext cx="1082631" cy="1290268"/>
                    </a:xfrm>
                    <a:prstGeom prst="rect">
                      <a:avLst/>
                    </a:prstGeom>
                    <a:ln>
                      <a:noFill/>
                    </a:ln>
                    <a:extLst>
                      <a:ext uri="{53640926-AAD7-44D8-BBD7-CCE9431645EC}">
                        <a14:shadowObscured xmlns:a14="http://schemas.microsoft.com/office/drawing/2010/main"/>
                      </a:ext>
                    </a:extLst>
                  </pic:spPr>
                </pic:pic>
              </a:graphicData>
            </a:graphic>
          </wp:inline>
        </w:drawing>
      </w:r>
    </w:p>
    <w:p w14:paraId="6C5CF526" w14:textId="57E11D57" w:rsidR="00E94A1D" w:rsidRDefault="003B1C74" w:rsidP="008A4F06">
      <w:pPr>
        <w:pStyle w:val="ListParagraph"/>
        <w:numPr>
          <w:ilvl w:val="0"/>
          <w:numId w:val="38"/>
        </w:numPr>
      </w:pPr>
      <w:r w:rsidRPr="003B1C74">
        <w:t xml:space="preserve">Please update EV Market Size Card. Please rename EV Market Size to 'Electric Vehicle Market Insights'. All the links and details </w:t>
      </w:r>
      <w:r w:rsidR="00923952">
        <w:t>are</w:t>
      </w:r>
      <w:r w:rsidR="001E0271">
        <w:t xml:space="preserve"> </w:t>
      </w:r>
      <w:r w:rsidR="00923952">
        <w:t>tabled</w:t>
      </w:r>
      <w:r w:rsidR="001E0271">
        <w:t xml:space="preserve"> below</w:t>
      </w:r>
      <w:r w:rsidR="008C65FC">
        <w:t>:</w:t>
      </w:r>
    </w:p>
    <w:p w14:paraId="386EC20F" w14:textId="77777777" w:rsidR="00E94A1D" w:rsidRDefault="00E94A1D" w:rsidP="0012391B"/>
    <w:tbl>
      <w:tblPr>
        <w:tblW w:w="8926" w:type="dxa"/>
        <w:tblCellMar>
          <w:top w:w="15" w:type="dxa"/>
          <w:bottom w:w="15" w:type="dxa"/>
        </w:tblCellMar>
        <w:tblLook w:val="04A0" w:firstRow="1" w:lastRow="0" w:firstColumn="1" w:lastColumn="0" w:noHBand="0" w:noVBand="1"/>
      </w:tblPr>
      <w:tblGrid>
        <w:gridCol w:w="680"/>
        <w:gridCol w:w="2292"/>
        <w:gridCol w:w="1843"/>
        <w:gridCol w:w="4111"/>
      </w:tblGrid>
      <w:tr w:rsidR="008C65FC" w:rsidRPr="008C65FC" w14:paraId="5F0AD503" w14:textId="77777777" w:rsidTr="008C65FC">
        <w:trPr>
          <w:trHeight w:val="300"/>
        </w:trPr>
        <w:tc>
          <w:tcPr>
            <w:tcW w:w="680" w:type="dxa"/>
            <w:tcBorders>
              <w:top w:val="single" w:sz="4" w:space="0" w:color="auto"/>
              <w:left w:val="single" w:sz="4" w:space="0" w:color="auto"/>
              <w:bottom w:val="single" w:sz="4" w:space="0" w:color="auto"/>
              <w:right w:val="single" w:sz="4" w:space="0" w:color="auto"/>
            </w:tcBorders>
            <w:noWrap/>
            <w:vAlign w:val="center"/>
            <w:hideMark/>
          </w:tcPr>
          <w:p w14:paraId="769C1394" w14:textId="77777777" w:rsidR="008C65FC" w:rsidRPr="008C65FC" w:rsidRDefault="008C65FC" w:rsidP="008C65FC">
            <w:pPr>
              <w:spacing w:after="0" w:line="240" w:lineRule="auto"/>
              <w:jc w:val="center"/>
              <w:rPr>
                <w:rFonts w:ascii="Calibri" w:eastAsia="Times New Roman" w:hAnsi="Calibri" w:cs="Calibri"/>
                <w:b/>
                <w:bCs/>
                <w:color w:val="000000"/>
                <w:kern w:val="0"/>
                <w:sz w:val="18"/>
                <w:szCs w:val="18"/>
                <w:lang w:bidi="bn-IN"/>
                <w14:ligatures w14:val="none"/>
              </w:rPr>
            </w:pPr>
            <w:r w:rsidRPr="008C65FC">
              <w:rPr>
                <w:rFonts w:ascii="Calibri" w:eastAsia="Times New Roman" w:hAnsi="Calibri" w:cs="Calibri"/>
                <w:b/>
                <w:bCs/>
                <w:color w:val="000000"/>
                <w:kern w:val="0"/>
                <w:sz w:val="18"/>
                <w:szCs w:val="18"/>
                <w:lang w:bidi="bn-IN"/>
                <w14:ligatures w14:val="none"/>
              </w:rPr>
              <w:t>Sl. no.</w:t>
            </w:r>
          </w:p>
        </w:tc>
        <w:tc>
          <w:tcPr>
            <w:tcW w:w="2292" w:type="dxa"/>
            <w:tcBorders>
              <w:top w:val="single" w:sz="4" w:space="0" w:color="auto"/>
              <w:left w:val="single" w:sz="4" w:space="0" w:color="auto"/>
              <w:bottom w:val="single" w:sz="4" w:space="0" w:color="auto"/>
              <w:right w:val="single" w:sz="4" w:space="0" w:color="auto"/>
            </w:tcBorders>
            <w:noWrap/>
            <w:vAlign w:val="center"/>
            <w:hideMark/>
          </w:tcPr>
          <w:p w14:paraId="5CA8095A" w14:textId="77777777" w:rsidR="008C65FC" w:rsidRPr="008C65FC" w:rsidRDefault="008C65FC" w:rsidP="008C65FC">
            <w:pPr>
              <w:spacing w:after="0" w:line="240" w:lineRule="auto"/>
              <w:jc w:val="center"/>
              <w:rPr>
                <w:rFonts w:ascii="Calibri" w:eastAsia="Times New Roman" w:hAnsi="Calibri" w:cs="Calibri"/>
                <w:b/>
                <w:bCs/>
                <w:color w:val="000000"/>
                <w:kern w:val="0"/>
                <w:sz w:val="18"/>
                <w:szCs w:val="18"/>
                <w:lang w:bidi="bn-IN"/>
                <w14:ligatures w14:val="none"/>
              </w:rPr>
            </w:pPr>
            <w:r w:rsidRPr="008C65FC">
              <w:rPr>
                <w:rFonts w:ascii="Calibri" w:eastAsia="Times New Roman" w:hAnsi="Calibri" w:cs="Calibri"/>
                <w:b/>
                <w:bCs/>
                <w:color w:val="000000"/>
                <w:kern w:val="0"/>
                <w:sz w:val="18"/>
                <w:szCs w:val="18"/>
                <w:lang w:bidi="bn-IN"/>
                <w14:ligatures w14:val="none"/>
              </w:rPr>
              <w:t xml:space="preserve">Organisation </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57BB3D0" w14:textId="77777777" w:rsidR="008C65FC" w:rsidRPr="008C65FC" w:rsidRDefault="008C65FC" w:rsidP="008C65FC">
            <w:pPr>
              <w:spacing w:after="0" w:line="240" w:lineRule="auto"/>
              <w:jc w:val="center"/>
              <w:rPr>
                <w:rFonts w:ascii="Calibri" w:eastAsia="Times New Roman" w:hAnsi="Calibri" w:cs="Calibri"/>
                <w:b/>
                <w:bCs/>
                <w:color w:val="000000"/>
                <w:kern w:val="0"/>
                <w:sz w:val="18"/>
                <w:szCs w:val="18"/>
                <w:lang w:bidi="bn-IN"/>
                <w14:ligatures w14:val="none"/>
              </w:rPr>
            </w:pPr>
            <w:r w:rsidRPr="008C65FC">
              <w:rPr>
                <w:rFonts w:ascii="Calibri" w:eastAsia="Times New Roman" w:hAnsi="Calibri" w:cs="Calibri"/>
                <w:b/>
                <w:bCs/>
                <w:color w:val="000000"/>
                <w:kern w:val="0"/>
                <w:sz w:val="18"/>
                <w:szCs w:val="18"/>
                <w:lang w:bidi="bn-IN"/>
                <w14:ligatures w14:val="none"/>
              </w:rPr>
              <w:t>Link</w:t>
            </w:r>
          </w:p>
        </w:tc>
        <w:tc>
          <w:tcPr>
            <w:tcW w:w="4111" w:type="dxa"/>
            <w:tcBorders>
              <w:top w:val="single" w:sz="4" w:space="0" w:color="auto"/>
              <w:left w:val="single" w:sz="4" w:space="0" w:color="auto"/>
              <w:bottom w:val="single" w:sz="4" w:space="0" w:color="auto"/>
              <w:right w:val="single" w:sz="4" w:space="0" w:color="auto"/>
            </w:tcBorders>
            <w:noWrap/>
            <w:vAlign w:val="center"/>
            <w:hideMark/>
          </w:tcPr>
          <w:p w14:paraId="65ADFE8A" w14:textId="77777777" w:rsidR="008C65FC" w:rsidRPr="008C65FC" w:rsidRDefault="008C65FC" w:rsidP="008C65FC">
            <w:pPr>
              <w:spacing w:after="0" w:line="240" w:lineRule="auto"/>
              <w:jc w:val="center"/>
              <w:rPr>
                <w:rFonts w:ascii="Calibri" w:eastAsia="Times New Roman" w:hAnsi="Calibri" w:cs="Calibri"/>
                <w:b/>
                <w:bCs/>
                <w:kern w:val="0"/>
                <w:sz w:val="18"/>
                <w:szCs w:val="18"/>
                <w:lang w:bidi="bn-IN"/>
                <w14:ligatures w14:val="none"/>
              </w:rPr>
            </w:pPr>
            <w:r w:rsidRPr="008C65FC">
              <w:rPr>
                <w:rFonts w:ascii="Calibri" w:eastAsia="Times New Roman" w:hAnsi="Calibri" w:cs="Calibri"/>
                <w:b/>
                <w:bCs/>
                <w:kern w:val="0"/>
                <w:sz w:val="18"/>
                <w:szCs w:val="18"/>
                <w:lang w:bidi="bn-IN"/>
                <w14:ligatures w14:val="none"/>
              </w:rPr>
              <w:t xml:space="preserve">Description </w:t>
            </w:r>
          </w:p>
        </w:tc>
      </w:tr>
      <w:tr w:rsidR="008C65FC" w:rsidRPr="008C65FC" w14:paraId="176FD179" w14:textId="77777777" w:rsidTr="008C65FC">
        <w:trPr>
          <w:trHeight w:val="1200"/>
        </w:trPr>
        <w:tc>
          <w:tcPr>
            <w:tcW w:w="680" w:type="dxa"/>
            <w:tcBorders>
              <w:top w:val="single" w:sz="4" w:space="0" w:color="auto"/>
              <w:left w:val="single" w:sz="4" w:space="0" w:color="auto"/>
              <w:bottom w:val="single" w:sz="4" w:space="0" w:color="auto"/>
              <w:right w:val="single" w:sz="4" w:space="0" w:color="auto"/>
            </w:tcBorders>
            <w:noWrap/>
            <w:vAlign w:val="center"/>
            <w:hideMark/>
          </w:tcPr>
          <w:p w14:paraId="3D9ACEF9" w14:textId="77777777" w:rsidR="008C65FC" w:rsidRPr="008C65FC" w:rsidRDefault="008C65FC" w:rsidP="008C65FC">
            <w:pPr>
              <w:spacing w:after="0" w:line="240" w:lineRule="auto"/>
              <w:jc w:val="center"/>
              <w:rPr>
                <w:rFonts w:ascii="Calibri" w:eastAsia="Times New Roman" w:hAnsi="Calibri" w:cs="Calibri"/>
                <w:color w:val="000000"/>
                <w:kern w:val="0"/>
                <w:sz w:val="18"/>
                <w:szCs w:val="18"/>
                <w:lang w:bidi="bn-IN"/>
                <w14:ligatures w14:val="none"/>
              </w:rPr>
            </w:pPr>
            <w:r w:rsidRPr="008C65FC">
              <w:rPr>
                <w:rFonts w:ascii="Calibri" w:eastAsia="Times New Roman" w:hAnsi="Calibri" w:cs="Calibri"/>
                <w:color w:val="000000"/>
                <w:kern w:val="0"/>
                <w:sz w:val="18"/>
                <w:szCs w:val="18"/>
                <w:lang w:bidi="bn-IN"/>
                <w14:ligatures w14:val="none"/>
              </w:rPr>
              <w:t>1</w:t>
            </w:r>
          </w:p>
        </w:tc>
        <w:tc>
          <w:tcPr>
            <w:tcW w:w="2292" w:type="dxa"/>
            <w:tcBorders>
              <w:top w:val="single" w:sz="4" w:space="0" w:color="auto"/>
              <w:left w:val="single" w:sz="4" w:space="0" w:color="auto"/>
              <w:bottom w:val="single" w:sz="4" w:space="0" w:color="auto"/>
              <w:right w:val="single" w:sz="4" w:space="0" w:color="auto"/>
            </w:tcBorders>
            <w:vAlign w:val="center"/>
            <w:hideMark/>
          </w:tcPr>
          <w:p w14:paraId="7702FC19" w14:textId="77777777" w:rsidR="008C65FC" w:rsidRPr="008C65FC" w:rsidRDefault="008C65FC" w:rsidP="008C65FC">
            <w:pPr>
              <w:spacing w:after="0" w:line="240" w:lineRule="auto"/>
              <w:rPr>
                <w:rFonts w:ascii="Calibri" w:eastAsia="Times New Roman" w:hAnsi="Calibri" w:cs="Calibri"/>
                <w:color w:val="000000"/>
                <w:kern w:val="0"/>
                <w:sz w:val="18"/>
                <w:szCs w:val="18"/>
                <w:lang w:bidi="bn-IN"/>
                <w14:ligatures w14:val="none"/>
              </w:rPr>
            </w:pPr>
            <w:r w:rsidRPr="008C65FC">
              <w:rPr>
                <w:rFonts w:ascii="Calibri" w:eastAsia="Times New Roman" w:hAnsi="Calibri" w:cs="Calibri"/>
                <w:color w:val="000000"/>
                <w:kern w:val="0"/>
                <w:sz w:val="18"/>
                <w:szCs w:val="18"/>
                <w:lang w:bidi="bn-IN"/>
                <w14:ligatures w14:val="none"/>
              </w:rPr>
              <w:t>International Energy Agency (IEA)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88E3C86" w14:textId="77777777" w:rsidR="008C65FC" w:rsidRPr="008C65FC" w:rsidRDefault="00BD5023" w:rsidP="008C65FC">
            <w:pPr>
              <w:spacing w:after="0" w:line="240" w:lineRule="auto"/>
              <w:rPr>
                <w:rFonts w:ascii="Calibri" w:eastAsia="Times New Roman" w:hAnsi="Calibri" w:cs="Calibri"/>
                <w:color w:val="0563C1"/>
                <w:kern w:val="0"/>
                <w:sz w:val="18"/>
                <w:szCs w:val="18"/>
                <w:u w:val="single"/>
                <w:lang w:bidi="bn-IN"/>
                <w14:ligatures w14:val="none"/>
              </w:rPr>
            </w:pPr>
            <w:hyperlink r:id="rId39" w:history="1">
              <w:r w:rsidR="008C65FC" w:rsidRPr="008C65FC">
                <w:rPr>
                  <w:rFonts w:ascii="Calibri" w:eastAsia="Times New Roman" w:hAnsi="Calibri" w:cs="Calibri"/>
                  <w:color w:val="0563C1"/>
                  <w:kern w:val="0"/>
                  <w:sz w:val="18"/>
                  <w:szCs w:val="18"/>
                  <w:u w:val="single"/>
                  <w:lang w:bidi="bn-IN"/>
                  <w14:ligatures w14:val="none"/>
                </w:rPr>
                <w:t>Global EV data Explorer</w:t>
              </w:r>
            </w:hyperlink>
          </w:p>
        </w:tc>
        <w:tc>
          <w:tcPr>
            <w:tcW w:w="4111" w:type="dxa"/>
            <w:tcBorders>
              <w:top w:val="single" w:sz="4" w:space="0" w:color="auto"/>
              <w:left w:val="single" w:sz="4" w:space="0" w:color="auto"/>
              <w:bottom w:val="single" w:sz="4" w:space="0" w:color="auto"/>
              <w:right w:val="single" w:sz="4" w:space="0" w:color="auto"/>
            </w:tcBorders>
            <w:hideMark/>
          </w:tcPr>
          <w:p w14:paraId="13B4BAD2" w14:textId="77777777" w:rsidR="008C65FC" w:rsidRPr="008C65FC" w:rsidRDefault="008C65FC" w:rsidP="008C65FC">
            <w:pPr>
              <w:spacing w:after="0" w:line="240" w:lineRule="auto"/>
              <w:rPr>
                <w:rFonts w:ascii="Calibri" w:eastAsia="Times New Roman" w:hAnsi="Calibri" w:cs="Calibri"/>
                <w:kern w:val="0"/>
                <w:sz w:val="18"/>
                <w:szCs w:val="18"/>
                <w:lang w:bidi="bn-IN"/>
                <w14:ligatures w14:val="none"/>
              </w:rPr>
            </w:pPr>
            <w:r w:rsidRPr="008C65FC">
              <w:rPr>
                <w:rFonts w:ascii="Calibri" w:eastAsia="Times New Roman" w:hAnsi="Calibri" w:cs="Calibri"/>
                <w:kern w:val="0"/>
                <w:sz w:val="18"/>
                <w:szCs w:val="18"/>
                <w:lang w:bidi="bn-IN"/>
                <w14:ligatures w14:val="none"/>
              </w:rPr>
              <w:t>The Global EV Data Explorer showcases comprehensive historical and projected data on electric vehicle (EV) sales, stock, charging infrastructure, and oil displacement. Supported by the Electric Vehicles Initiative (EVI), it allows users to delve into the Global EV Outlook, an annual report analyzing developments in electric mobility worldwide.</w:t>
            </w:r>
          </w:p>
        </w:tc>
      </w:tr>
      <w:tr w:rsidR="008C65FC" w:rsidRPr="008C65FC" w14:paraId="3F742FB9" w14:textId="77777777" w:rsidTr="008C65FC">
        <w:trPr>
          <w:trHeight w:val="900"/>
        </w:trPr>
        <w:tc>
          <w:tcPr>
            <w:tcW w:w="680" w:type="dxa"/>
            <w:tcBorders>
              <w:top w:val="single" w:sz="4" w:space="0" w:color="auto"/>
              <w:left w:val="single" w:sz="4" w:space="0" w:color="auto"/>
              <w:bottom w:val="single" w:sz="4" w:space="0" w:color="auto"/>
              <w:right w:val="single" w:sz="4" w:space="0" w:color="auto"/>
            </w:tcBorders>
            <w:noWrap/>
            <w:vAlign w:val="center"/>
            <w:hideMark/>
          </w:tcPr>
          <w:p w14:paraId="37C3D7DD" w14:textId="77777777" w:rsidR="008C65FC" w:rsidRPr="008C65FC" w:rsidRDefault="008C65FC" w:rsidP="008C65FC">
            <w:pPr>
              <w:spacing w:after="0" w:line="240" w:lineRule="auto"/>
              <w:jc w:val="center"/>
              <w:rPr>
                <w:rFonts w:ascii="Calibri" w:eastAsia="Times New Roman" w:hAnsi="Calibri" w:cs="Calibri"/>
                <w:color w:val="000000"/>
                <w:kern w:val="0"/>
                <w:sz w:val="18"/>
                <w:szCs w:val="18"/>
                <w:lang w:bidi="bn-IN"/>
                <w14:ligatures w14:val="none"/>
              </w:rPr>
            </w:pPr>
            <w:r w:rsidRPr="008C65FC">
              <w:rPr>
                <w:rFonts w:ascii="Calibri" w:eastAsia="Times New Roman" w:hAnsi="Calibri" w:cs="Calibri"/>
                <w:color w:val="000000"/>
                <w:kern w:val="0"/>
                <w:sz w:val="18"/>
                <w:szCs w:val="18"/>
                <w:lang w:bidi="bn-IN"/>
                <w14:ligatures w14:val="none"/>
              </w:rPr>
              <w:t>2</w:t>
            </w:r>
          </w:p>
        </w:tc>
        <w:tc>
          <w:tcPr>
            <w:tcW w:w="2292" w:type="dxa"/>
            <w:tcBorders>
              <w:top w:val="single" w:sz="4" w:space="0" w:color="auto"/>
              <w:left w:val="single" w:sz="4" w:space="0" w:color="auto"/>
              <w:bottom w:val="single" w:sz="4" w:space="0" w:color="auto"/>
              <w:right w:val="single" w:sz="4" w:space="0" w:color="auto"/>
            </w:tcBorders>
            <w:vAlign w:val="center"/>
            <w:hideMark/>
          </w:tcPr>
          <w:p w14:paraId="6F3D0902" w14:textId="77777777" w:rsidR="008C65FC" w:rsidRPr="008C65FC" w:rsidRDefault="008C65FC" w:rsidP="008C65FC">
            <w:pPr>
              <w:spacing w:after="0" w:line="240" w:lineRule="auto"/>
              <w:rPr>
                <w:rFonts w:ascii="Calibri" w:eastAsia="Times New Roman" w:hAnsi="Calibri" w:cs="Calibri"/>
                <w:color w:val="000000"/>
                <w:kern w:val="0"/>
                <w:sz w:val="18"/>
                <w:szCs w:val="18"/>
                <w:lang w:bidi="bn-IN"/>
                <w14:ligatures w14:val="none"/>
              </w:rPr>
            </w:pPr>
            <w:r w:rsidRPr="008C65FC">
              <w:rPr>
                <w:rFonts w:ascii="Calibri" w:eastAsia="Times New Roman" w:hAnsi="Calibri" w:cs="Calibri"/>
                <w:color w:val="000000"/>
                <w:kern w:val="0"/>
                <w:sz w:val="18"/>
                <w:szCs w:val="18"/>
                <w:lang w:bidi="bn-IN"/>
                <w14:ligatures w14:val="none"/>
              </w:rPr>
              <w:t>Council on Energy, Environment and Water (CEEW)</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38F75C2" w14:textId="77777777" w:rsidR="008C65FC" w:rsidRPr="008C65FC" w:rsidRDefault="00BD5023" w:rsidP="008C65FC">
            <w:pPr>
              <w:spacing w:after="0" w:line="240" w:lineRule="auto"/>
              <w:rPr>
                <w:rFonts w:ascii="Calibri" w:eastAsia="Times New Roman" w:hAnsi="Calibri" w:cs="Calibri"/>
                <w:color w:val="0563C1"/>
                <w:kern w:val="0"/>
                <w:sz w:val="18"/>
                <w:szCs w:val="18"/>
                <w:u w:val="single"/>
                <w:lang w:bidi="bn-IN"/>
                <w14:ligatures w14:val="none"/>
              </w:rPr>
            </w:pPr>
            <w:hyperlink r:id="rId40" w:history="1">
              <w:r w:rsidR="008C65FC" w:rsidRPr="008C65FC">
                <w:rPr>
                  <w:rFonts w:ascii="Calibri" w:eastAsia="Times New Roman" w:hAnsi="Calibri" w:cs="Calibri"/>
                  <w:color w:val="0563C1"/>
                  <w:kern w:val="0"/>
                  <w:sz w:val="18"/>
                  <w:szCs w:val="18"/>
                  <w:u w:val="single"/>
                  <w:lang w:bidi="bn-IN"/>
                  <w14:ligatures w14:val="none"/>
                </w:rPr>
                <w:t>EV National Volume Monitor</w:t>
              </w:r>
            </w:hyperlink>
          </w:p>
        </w:tc>
        <w:tc>
          <w:tcPr>
            <w:tcW w:w="4111" w:type="dxa"/>
            <w:tcBorders>
              <w:top w:val="single" w:sz="4" w:space="0" w:color="auto"/>
              <w:left w:val="single" w:sz="4" w:space="0" w:color="auto"/>
              <w:bottom w:val="single" w:sz="4" w:space="0" w:color="auto"/>
              <w:right w:val="single" w:sz="4" w:space="0" w:color="auto"/>
            </w:tcBorders>
            <w:hideMark/>
          </w:tcPr>
          <w:p w14:paraId="01A559D7" w14:textId="77777777" w:rsidR="008C65FC" w:rsidRPr="008C65FC" w:rsidRDefault="008C65FC" w:rsidP="008C65FC">
            <w:pPr>
              <w:spacing w:after="0" w:line="240" w:lineRule="auto"/>
              <w:rPr>
                <w:rFonts w:ascii="Calibri" w:eastAsia="Times New Roman" w:hAnsi="Calibri" w:cs="Calibri"/>
                <w:kern w:val="0"/>
                <w:sz w:val="18"/>
                <w:szCs w:val="18"/>
                <w:lang w:bidi="bn-IN"/>
                <w14:ligatures w14:val="none"/>
              </w:rPr>
            </w:pPr>
            <w:r w:rsidRPr="008C65FC">
              <w:rPr>
                <w:rFonts w:ascii="Calibri" w:eastAsia="Times New Roman" w:hAnsi="Calibri" w:cs="Calibri"/>
                <w:kern w:val="0"/>
                <w:sz w:val="18"/>
                <w:szCs w:val="18"/>
                <w:lang w:bidi="bn-IN"/>
                <w14:ligatures w14:val="none"/>
              </w:rPr>
              <w:t>The EV National Volume Monitor tracks and presents historical data pertaining to electric vehicle statistics.  Users can utilize the dashboard, which offers options like vehicle categories and financial years, to analyze monthly performance breakdowns.</w:t>
            </w:r>
          </w:p>
        </w:tc>
      </w:tr>
      <w:tr w:rsidR="008C65FC" w:rsidRPr="008C65FC" w14:paraId="0C6A4C06" w14:textId="77777777" w:rsidTr="008C65FC">
        <w:trPr>
          <w:trHeight w:val="1200"/>
        </w:trPr>
        <w:tc>
          <w:tcPr>
            <w:tcW w:w="680" w:type="dxa"/>
            <w:tcBorders>
              <w:top w:val="single" w:sz="4" w:space="0" w:color="auto"/>
              <w:left w:val="single" w:sz="4" w:space="0" w:color="auto"/>
              <w:bottom w:val="single" w:sz="4" w:space="0" w:color="auto"/>
              <w:right w:val="single" w:sz="4" w:space="0" w:color="auto"/>
            </w:tcBorders>
            <w:noWrap/>
            <w:vAlign w:val="center"/>
            <w:hideMark/>
          </w:tcPr>
          <w:p w14:paraId="6757A2E6" w14:textId="77777777" w:rsidR="008C65FC" w:rsidRPr="008C65FC" w:rsidRDefault="008C65FC" w:rsidP="008C65FC">
            <w:pPr>
              <w:spacing w:after="0" w:line="240" w:lineRule="auto"/>
              <w:jc w:val="center"/>
              <w:rPr>
                <w:rFonts w:ascii="Calibri" w:eastAsia="Times New Roman" w:hAnsi="Calibri" w:cs="Calibri"/>
                <w:color w:val="000000"/>
                <w:kern w:val="0"/>
                <w:sz w:val="18"/>
                <w:szCs w:val="18"/>
                <w:lang w:bidi="bn-IN"/>
                <w14:ligatures w14:val="none"/>
              </w:rPr>
            </w:pPr>
            <w:r w:rsidRPr="008C65FC">
              <w:rPr>
                <w:rFonts w:ascii="Calibri" w:eastAsia="Times New Roman" w:hAnsi="Calibri" w:cs="Calibri"/>
                <w:color w:val="000000"/>
                <w:kern w:val="0"/>
                <w:sz w:val="18"/>
                <w:szCs w:val="18"/>
                <w:lang w:bidi="bn-IN"/>
                <w14:ligatures w14:val="none"/>
              </w:rPr>
              <w:t>3</w:t>
            </w:r>
          </w:p>
        </w:tc>
        <w:tc>
          <w:tcPr>
            <w:tcW w:w="2292" w:type="dxa"/>
            <w:tcBorders>
              <w:top w:val="single" w:sz="4" w:space="0" w:color="auto"/>
              <w:left w:val="single" w:sz="4" w:space="0" w:color="auto"/>
              <w:bottom w:val="single" w:sz="4" w:space="0" w:color="auto"/>
              <w:right w:val="single" w:sz="4" w:space="0" w:color="auto"/>
            </w:tcBorders>
            <w:vAlign w:val="center"/>
            <w:hideMark/>
          </w:tcPr>
          <w:p w14:paraId="28113CEE" w14:textId="77777777" w:rsidR="008C65FC" w:rsidRPr="008C65FC" w:rsidRDefault="008C65FC" w:rsidP="008C65FC">
            <w:pPr>
              <w:spacing w:after="0" w:line="240" w:lineRule="auto"/>
              <w:rPr>
                <w:rFonts w:ascii="Calibri" w:eastAsia="Times New Roman" w:hAnsi="Calibri" w:cs="Calibri"/>
                <w:color w:val="000000"/>
                <w:kern w:val="0"/>
                <w:sz w:val="18"/>
                <w:szCs w:val="18"/>
                <w:lang w:bidi="bn-IN"/>
                <w14:ligatures w14:val="none"/>
              </w:rPr>
            </w:pPr>
            <w:r w:rsidRPr="008C65FC">
              <w:rPr>
                <w:rFonts w:ascii="Calibri" w:eastAsia="Times New Roman" w:hAnsi="Calibri" w:cs="Calibri"/>
                <w:color w:val="000000"/>
                <w:kern w:val="0"/>
                <w:sz w:val="18"/>
                <w:szCs w:val="18"/>
                <w:lang w:bidi="bn-IN"/>
                <w14:ligatures w14:val="none"/>
              </w:rPr>
              <w:t>OMI Foundation</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85B351A" w14:textId="77777777" w:rsidR="008C65FC" w:rsidRPr="008C65FC" w:rsidRDefault="00BD5023" w:rsidP="008C65FC">
            <w:pPr>
              <w:spacing w:after="0" w:line="240" w:lineRule="auto"/>
              <w:rPr>
                <w:rFonts w:ascii="Calibri" w:eastAsia="Times New Roman" w:hAnsi="Calibri" w:cs="Calibri"/>
                <w:color w:val="0563C1"/>
                <w:kern w:val="0"/>
                <w:sz w:val="18"/>
                <w:szCs w:val="18"/>
                <w:u w:val="single"/>
                <w:lang w:bidi="bn-IN"/>
                <w14:ligatures w14:val="none"/>
              </w:rPr>
            </w:pPr>
            <w:hyperlink r:id="rId41" w:history="1">
              <w:r w:rsidR="008C65FC" w:rsidRPr="008C65FC">
                <w:rPr>
                  <w:rFonts w:ascii="Calibri" w:eastAsia="Times New Roman" w:hAnsi="Calibri" w:cs="Calibri"/>
                  <w:color w:val="0563C1"/>
                  <w:kern w:val="0"/>
                  <w:sz w:val="18"/>
                  <w:szCs w:val="18"/>
                  <w:u w:val="single"/>
                  <w:lang w:bidi="bn-IN"/>
                  <w14:ligatures w14:val="none"/>
                </w:rPr>
                <w:t>EV Sales - EV Ready India</w:t>
              </w:r>
            </w:hyperlink>
          </w:p>
        </w:tc>
        <w:tc>
          <w:tcPr>
            <w:tcW w:w="4111" w:type="dxa"/>
            <w:tcBorders>
              <w:top w:val="single" w:sz="4" w:space="0" w:color="auto"/>
              <w:left w:val="single" w:sz="4" w:space="0" w:color="auto"/>
              <w:bottom w:val="single" w:sz="4" w:space="0" w:color="auto"/>
              <w:right w:val="single" w:sz="4" w:space="0" w:color="auto"/>
            </w:tcBorders>
            <w:hideMark/>
          </w:tcPr>
          <w:p w14:paraId="1E10FA98" w14:textId="77777777" w:rsidR="008C65FC" w:rsidRPr="008C65FC" w:rsidRDefault="008C65FC" w:rsidP="008C65FC">
            <w:pPr>
              <w:spacing w:after="0" w:line="240" w:lineRule="auto"/>
              <w:rPr>
                <w:rFonts w:ascii="Calibri" w:eastAsia="Times New Roman" w:hAnsi="Calibri" w:cs="Calibri"/>
                <w:kern w:val="0"/>
                <w:sz w:val="18"/>
                <w:szCs w:val="18"/>
                <w:lang w:bidi="bn-IN"/>
                <w14:ligatures w14:val="none"/>
              </w:rPr>
            </w:pPr>
            <w:r w:rsidRPr="008C65FC">
              <w:rPr>
                <w:rFonts w:ascii="Calibri" w:eastAsia="Times New Roman" w:hAnsi="Calibri" w:cs="Calibri"/>
                <w:kern w:val="0"/>
                <w:sz w:val="18"/>
                <w:szCs w:val="18"/>
                <w:lang w:bidi="bn-IN"/>
                <w14:ligatures w14:val="none"/>
              </w:rPr>
              <w:t>The EV sales forecast from EV Ready India offers three forecast ranges: normal, lower, and upper. It also incorporates adjustments to accommodate current macroeconomic trends and government support at both central and state levels. The sales forecast is generated using the Meta Prophet model.</w:t>
            </w:r>
          </w:p>
        </w:tc>
      </w:tr>
      <w:tr w:rsidR="008C65FC" w:rsidRPr="008C65FC" w14:paraId="337B53A3" w14:textId="77777777" w:rsidTr="008C65FC">
        <w:trPr>
          <w:trHeight w:val="1500"/>
        </w:trPr>
        <w:tc>
          <w:tcPr>
            <w:tcW w:w="680" w:type="dxa"/>
            <w:tcBorders>
              <w:top w:val="single" w:sz="4" w:space="0" w:color="auto"/>
              <w:left w:val="single" w:sz="4" w:space="0" w:color="auto"/>
              <w:bottom w:val="single" w:sz="4" w:space="0" w:color="auto"/>
              <w:right w:val="single" w:sz="4" w:space="0" w:color="auto"/>
            </w:tcBorders>
            <w:noWrap/>
            <w:vAlign w:val="center"/>
            <w:hideMark/>
          </w:tcPr>
          <w:p w14:paraId="64F33B7F" w14:textId="77777777" w:rsidR="008C65FC" w:rsidRPr="008C65FC" w:rsidRDefault="008C65FC" w:rsidP="008C65FC">
            <w:pPr>
              <w:spacing w:after="0" w:line="240" w:lineRule="auto"/>
              <w:jc w:val="center"/>
              <w:rPr>
                <w:rFonts w:ascii="Calibri" w:eastAsia="Times New Roman" w:hAnsi="Calibri" w:cs="Calibri"/>
                <w:color w:val="000000"/>
                <w:kern w:val="0"/>
                <w:sz w:val="18"/>
                <w:szCs w:val="18"/>
                <w:lang w:bidi="bn-IN"/>
                <w14:ligatures w14:val="none"/>
              </w:rPr>
            </w:pPr>
            <w:r w:rsidRPr="008C65FC">
              <w:rPr>
                <w:rFonts w:ascii="Calibri" w:eastAsia="Times New Roman" w:hAnsi="Calibri" w:cs="Calibri"/>
                <w:color w:val="000000"/>
                <w:kern w:val="0"/>
                <w:sz w:val="18"/>
                <w:szCs w:val="18"/>
                <w:lang w:bidi="bn-IN"/>
                <w14:ligatures w14:val="none"/>
              </w:rPr>
              <w:t>4</w:t>
            </w:r>
          </w:p>
        </w:tc>
        <w:tc>
          <w:tcPr>
            <w:tcW w:w="2292" w:type="dxa"/>
            <w:tcBorders>
              <w:top w:val="single" w:sz="4" w:space="0" w:color="auto"/>
              <w:left w:val="single" w:sz="4" w:space="0" w:color="auto"/>
              <w:bottom w:val="single" w:sz="4" w:space="0" w:color="auto"/>
              <w:right w:val="single" w:sz="4" w:space="0" w:color="auto"/>
            </w:tcBorders>
            <w:vAlign w:val="center"/>
            <w:hideMark/>
          </w:tcPr>
          <w:p w14:paraId="623E759D" w14:textId="77777777" w:rsidR="008C65FC" w:rsidRPr="008C65FC" w:rsidRDefault="008C65FC" w:rsidP="008C65FC">
            <w:pPr>
              <w:spacing w:after="0" w:line="240" w:lineRule="auto"/>
              <w:rPr>
                <w:rFonts w:ascii="Calibri" w:eastAsia="Times New Roman" w:hAnsi="Calibri" w:cs="Calibri"/>
                <w:color w:val="000000"/>
                <w:kern w:val="0"/>
                <w:sz w:val="18"/>
                <w:szCs w:val="18"/>
                <w:lang w:bidi="bn-IN"/>
                <w14:ligatures w14:val="none"/>
              </w:rPr>
            </w:pPr>
            <w:r w:rsidRPr="008C65FC">
              <w:rPr>
                <w:rFonts w:ascii="Calibri" w:eastAsia="Times New Roman" w:hAnsi="Calibri" w:cs="Calibri"/>
                <w:color w:val="000000"/>
                <w:kern w:val="0"/>
                <w:sz w:val="18"/>
                <w:szCs w:val="18"/>
                <w:lang w:bidi="bn-IN"/>
                <w14:ligatures w14:val="none"/>
              </w:rPr>
              <w:t>Climate Dot in collaboartion with Climate Trends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132F941" w14:textId="77777777" w:rsidR="008C65FC" w:rsidRPr="008C65FC" w:rsidRDefault="00BD5023" w:rsidP="008C65FC">
            <w:pPr>
              <w:spacing w:after="0" w:line="240" w:lineRule="auto"/>
              <w:rPr>
                <w:rFonts w:ascii="Calibri" w:eastAsia="Times New Roman" w:hAnsi="Calibri" w:cs="Calibri"/>
                <w:color w:val="0563C1"/>
                <w:kern w:val="0"/>
                <w:sz w:val="18"/>
                <w:szCs w:val="18"/>
                <w:u w:val="single"/>
                <w:lang w:bidi="bn-IN"/>
                <w14:ligatures w14:val="none"/>
              </w:rPr>
            </w:pPr>
            <w:hyperlink r:id="rId42" w:history="1">
              <w:r w:rsidR="008C65FC" w:rsidRPr="008C65FC">
                <w:rPr>
                  <w:rFonts w:ascii="Calibri" w:eastAsia="Times New Roman" w:hAnsi="Calibri" w:cs="Calibri"/>
                  <w:color w:val="0563C1"/>
                  <w:kern w:val="0"/>
                  <w:sz w:val="18"/>
                  <w:szCs w:val="18"/>
                  <w:u w:val="single"/>
                  <w:lang w:bidi="bn-IN"/>
                  <w14:ligatures w14:val="none"/>
                </w:rPr>
                <w:t>The e-mobility dashboard</w:t>
              </w:r>
            </w:hyperlink>
          </w:p>
        </w:tc>
        <w:tc>
          <w:tcPr>
            <w:tcW w:w="4111" w:type="dxa"/>
            <w:tcBorders>
              <w:top w:val="single" w:sz="4" w:space="0" w:color="auto"/>
              <w:left w:val="single" w:sz="4" w:space="0" w:color="auto"/>
              <w:bottom w:val="single" w:sz="4" w:space="0" w:color="auto"/>
              <w:right w:val="single" w:sz="4" w:space="0" w:color="auto"/>
            </w:tcBorders>
            <w:hideMark/>
          </w:tcPr>
          <w:p w14:paraId="6B90F7B2" w14:textId="77777777" w:rsidR="008C65FC" w:rsidRPr="008C65FC" w:rsidRDefault="008C65FC" w:rsidP="008C65FC">
            <w:pPr>
              <w:spacing w:after="0" w:line="240" w:lineRule="auto"/>
              <w:rPr>
                <w:rFonts w:ascii="Calibri" w:eastAsia="Times New Roman" w:hAnsi="Calibri" w:cs="Calibri"/>
                <w:kern w:val="0"/>
                <w:sz w:val="18"/>
                <w:szCs w:val="18"/>
                <w:lang w:bidi="bn-IN"/>
                <w14:ligatures w14:val="none"/>
              </w:rPr>
            </w:pPr>
            <w:r w:rsidRPr="008C65FC">
              <w:rPr>
                <w:rFonts w:ascii="Calibri" w:eastAsia="Times New Roman" w:hAnsi="Calibri" w:cs="Calibri"/>
                <w:kern w:val="0"/>
                <w:sz w:val="18"/>
                <w:szCs w:val="18"/>
                <w:lang w:bidi="bn-IN"/>
                <w14:ligatures w14:val="none"/>
              </w:rPr>
              <w:t>The e-mobility dashboard provides extensive data on nationwide EV sales, covering two, three, and four-wheeler categories, as well as electric buses. By sourcing real-time data from the Indian Government's Vahan dashboard, it facilitates detailed comparisons of vehicle sales among states, annual EV sales trends since 2014, and the adoption of EVs across states and throughout India across all vehicle categories.</w:t>
            </w:r>
          </w:p>
        </w:tc>
      </w:tr>
      <w:tr w:rsidR="008C65FC" w:rsidRPr="008C65FC" w14:paraId="488C6C28" w14:textId="77777777" w:rsidTr="008C65FC">
        <w:trPr>
          <w:trHeight w:val="1200"/>
        </w:trPr>
        <w:tc>
          <w:tcPr>
            <w:tcW w:w="680" w:type="dxa"/>
            <w:tcBorders>
              <w:top w:val="single" w:sz="4" w:space="0" w:color="auto"/>
              <w:left w:val="single" w:sz="4" w:space="0" w:color="auto"/>
              <w:bottom w:val="single" w:sz="4" w:space="0" w:color="auto"/>
              <w:right w:val="single" w:sz="4" w:space="0" w:color="auto"/>
            </w:tcBorders>
            <w:noWrap/>
            <w:vAlign w:val="bottom"/>
            <w:hideMark/>
          </w:tcPr>
          <w:p w14:paraId="1D446451" w14:textId="77777777" w:rsidR="008C65FC" w:rsidRPr="008C65FC" w:rsidRDefault="008C65FC" w:rsidP="008C65FC">
            <w:pPr>
              <w:spacing w:after="0" w:line="240" w:lineRule="auto"/>
              <w:jc w:val="right"/>
              <w:rPr>
                <w:rFonts w:ascii="Calibri" w:eastAsia="Times New Roman" w:hAnsi="Calibri" w:cs="Calibri"/>
                <w:color w:val="000000"/>
                <w:kern w:val="0"/>
                <w:sz w:val="18"/>
                <w:szCs w:val="18"/>
                <w:lang w:bidi="bn-IN"/>
                <w14:ligatures w14:val="none"/>
              </w:rPr>
            </w:pPr>
            <w:r w:rsidRPr="008C65FC">
              <w:rPr>
                <w:rFonts w:ascii="Calibri" w:eastAsia="Times New Roman" w:hAnsi="Calibri" w:cs="Calibri"/>
                <w:color w:val="000000"/>
                <w:kern w:val="0"/>
                <w:sz w:val="18"/>
                <w:szCs w:val="18"/>
                <w:lang w:bidi="bn-IN"/>
                <w14:ligatures w14:val="none"/>
              </w:rPr>
              <w:t>5</w:t>
            </w:r>
          </w:p>
        </w:tc>
        <w:tc>
          <w:tcPr>
            <w:tcW w:w="2292" w:type="dxa"/>
            <w:tcBorders>
              <w:top w:val="single" w:sz="4" w:space="0" w:color="auto"/>
              <w:left w:val="single" w:sz="4" w:space="0" w:color="auto"/>
              <w:bottom w:val="single" w:sz="4" w:space="0" w:color="auto"/>
              <w:right w:val="single" w:sz="4" w:space="0" w:color="auto"/>
            </w:tcBorders>
            <w:noWrap/>
            <w:vAlign w:val="bottom"/>
            <w:hideMark/>
          </w:tcPr>
          <w:p w14:paraId="63C93191" w14:textId="77777777" w:rsidR="008C65FC" w:rsidRPr="008C65FC" w:rsidRDefault="008C65FC" w:rsidP="008C65FC">
            <w:pPr>
              <w:spacing w:after="0" w:line="240" w:lineRule="auto"/>
              <w:rPr>
                <w:rFonts w:ascii="Calibri" w:eastAsia="Times New Roman" w:hAnsi="Calibri" w:cs="Calibri"/>
                <w:color w:val="000000"/>
                <w:kern w:val="0"/>
                <w:sz w:val="18"/>
                <w:szCs w:val="18"/>
                <w:lang w:bidi="bn-IN"/>
                <w14:ligatures w14:val="none"/>
              </w:rPr>
            </w:pPr>
            <w:r w:rsidRPr="008C65FC">
              <w:rPr>
                <w:rFonts w:ascii="Calibri" w:eastAsia="Times New Roman" w:hAnsi="Calibri" w:cs="Calibri"/>
                <w:color w:val="000000"/>
                <w:kern w:val="0"/>
                <w:sz w:val="18"/>
                <w:szCs w:val="18"/>
                <w:lang w:bidi="bn-IN"/>
                <w14:ligatures w14:val="none"/>
              </w:rPr>
              <w:t>Ministry of Road Transport &amp; Highways (MoRTH), Government of India</w:t>
            </w:r>
          </w:p>
        </w:tc>
        <w:tc>
          <w:tcPr>
            <w:tcW w:w="1843" w:type="dxa"/>
            <w:tcBorders>
              <w:top w:val="single" w:sz="4" w:space="0" w:color="auto"/>
              <w:left w:val="single" w:sz="4" w:space="0" w:color="auto"/>
              <w:bottom w:val="single" w:sz="4" w:space="0" w:color="auto"/>
              <w:right w:val="single" w:sz="4" w:space="0" w:color="auto"/>
            </w:tcBorders>
            <w:noWrap/>
            <w:vAlign w:val="bottom"/>
            <w:hideMark/>
          </w:tcPr>
          <w:p w14:paraId="387F8615" w14:textId="77777777" w:rsidR="008C65FC" w:rsidRPr="008C65FC" w:rsidRDefault="00BD5023" w:rsidP="008C65FC">
            <w:pPr>
              <w:spacing w:after="0" w:line="240" w:lineRule="auto"/>
              <w:rPr>
                <w:rFonts w:ascii="Calibri" w:eastAsia="Times New Roman" w:hAnsi="Calibri" w:cs="Calibri"/>
                <w:color w:val="0563C1"/>
                <w:kern w:val="0"/>
                <w:sz w:val="18"/>
                <w:szCs w:val="18"/>
                <w:u w:val="single"/>
                <w:lang w:bidi="bn-IN"/>
                <w14:ligatures w14:val="none"/>
              </w:rPr>
            </w:pPr>
            <w:hyperlink r:id="rId43" w:history="1">
              <w:r w:rsidR="008C65FC" w:rsidRPr="008C65FC">
                <w:rPr>
                  <w:rFonts w:ascii="Calibri" w:eastAsia="Times New Roman" w:hAnsi="Calibri" w:cs="Calibri"/>
                  <w:color w:val="0563C1"/>
                  <w:kern w:val="0"/>
                  <w:sz w:val="18"/>
                  <w:szCs w:val="18"/>
                  <w:u w:val="single"/>
                  <w:lang w:bidi="bn-IN"/>
                  <w14:ligatures w14:val="none"/>
                </w:rPr>
                <w:t>Vaahan Dashboard</w:t>
              </w:r>
            </w:hyperlink>
          </w:p>
        </w:tc>
        <w:tc>
          <w:tcPr>
            <w:tcW w:w="4111" w:type="dxa"/>
            <w:tcBorders>
              <w:top w:val="single" w:sz="4" w:space="0" w:color="auto"/>
              <w:left w:val="single" w:sz="4" w:space="0" w:color="auto"/>
              <w:bottom w:val="single" w:sz="4" w:space="0" w:color="auto"/>
              <w:right w:val="single" w:sz="4" w:space="0" w:color="auto"/>
            </w:tcBorders>
            <w:vAlign w:val="bottom"/>
            <w:hideMark/>
          </w:tcPr>
          <w:p w14:paraId="0F479784" w14:textId="77777777" w:rsidR="008C65FC" w:rsidRPr="008C65FC" w:rsidRDefault="008C65FC" w:rsidP="008C65FC">
            <w:pPr>
              <w:spacing w:after="0" w:line="240" w:lineRule="auto"/>
              <w:rPr>
                <w:rFonts w:ascii="Calibri" w:eastAsia="Times New Roman" w:hAnsi="Calibri" w:cs="Calibri"/>
                <w:color w:val="000000"/>
                <w:kern w:val="0"/>
                <w:sz w:val="18"/>
                <w:szCs w:val="18"/>
                <w:lang w:bidi="bn-IN"/>
                <w14:ligatures w14:val="none"/>
              </w:rPr>
            </w:pPr>
            <w:r w:rsidRPr="008C65FC">
              <w:rPr>
                <w:rFonts w:ascii="Calibri" w:eastAsia="Times New Roman" w:hAnsi="Calibri" w:cs="Calibri"/>
                <w:color w:val="000000"/>
                <w:kern w:val="0"/>
                <w:sz w:val="18"/>
                <w:szCs w:val="18"/>
                <w:lang w:bidi="bn-IN"/>
                <w14:ligatures w14:val="none"/>
              </w:rPr>
              <w:t>The Vahan dashboard, developed and maintained by the government, is a vehicle registration platform that monitors and presents vehicles categorized by fuel type, mode type, norms, vehicle category, vehicle class, and maker. Users can utilize the dashboard to monitor the trend of vehicle registrations on a monthly basis.</w:t>
            </w:r>
          </w:p>
        </w:tc>
      </w:tr>
    </w:tbl>
    <w:p w14:paraId="26959ECF" w14:textId="77777777" w:rsidR="008C65FC" w:rsidRDefault="008C65FC" w:rsidP="0012391B"/>
    <w:p w14:paraId="69157570" w14:textId="07CD2DED" w:rsidR="003B1C74" w:rsidRDefault="001E344B" w:rsidP="0012391B">
      <w:pPr>
        <w:pStyle w:val="Heading2"/>
      </w:pPr>
      <w:bookmarkStart w:id="84" w:name="_Toc172827745"/>
      <w:bookmarkStart w:id="85" w:name="_Toc172827861"/>
      <w:r>
        <w:t>Electric Vehicle Charging Tools</w:t>
      </w:r>
      <w:bookmarkEnd w:id="84"/>
      <w:bookmarkEnd w:id="85"/>
    </w:p>
    <w:p w14:paraId="1AA7847A" w14:textId="2B790929" w:rsidR="00923952" w:rsidRDefault="00923952" w:rsidP="008A4F06">
      <w:pPr>
        <w:pStyle w:val="ListParagraph"/>
        <w:numPr>
          <w:ilvl w:val="0"/>
          <w:numId w:val="39"/>
        </w:numPr>
      </w:pPr>
      <w:r>
        <w:t>Please use the card below.</w:t>
      </w:r>
    </w:p>
    <w:p w14:paraId="2957E0DB" w14:textId="2B59EC74" w:rsidR="00923952" w:rsidRPr="00923952" w:rsidRDefault="00923952" w:rsidP="00923952">
      <w:pPr>
        <w:jc w:val="center"/>
      </w:pPr>
      <w:r>
        <w:rPr>
          <w:noProof/>
        </w:rPr>
        <w:drawing>
          <wp:inline distT="0" distB="0" distL="0" distR="0" wp14:anchorId="33D0EF24" wp14:editId="7496BD58">
            <wp:extent cx="1063625" cy="1272012"/>
            <wp:effectExtent l="0" t="0" r="317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8" cstate="print">
                      <a:extLst>
                        <a:ext uri="{28A0092B-C50C-407E-A947-70E740481C1C}">
                          <a14:useLocalDpi xmlns:a14="http://schemas.microsoft.com/office/drawing/2010/main" val="0"/>
                        </a:ext>
                      </a:extLst>
                    </a:blip>
                    <a:srcRect l="49926" r="25830" b="49894"/>
                    <a:stretch/>
                  </pic:blipFill>
                  <pic:spPr bwMode="auto">
                    <a:xfrm>
                      <a:off x="0" y="0"/>
                      <a:ext cx="1064117" cy="1272600"/>
                    </a:xfrm>
                    <a:prstGeom prst="rect">
                      <a:avLst/>
                    </a:prstGeom>
                    <a:ln>
                      <a:noFill/>
                    </a:ln>
                    <a:extLst>
                      <a:ext uri="{53640926-AAD7-44D8-BBD7-CCE9431645EC}">
                        <a14:shadowObscured xmlns:a14="http://schemas.microsoft.com/office/drawing/2010/main"/>
                      </a:ext>
                    </a:extLst>
                  </pic:spPr>
                </pic:pic>
              </a:graphicData>
            </a:graphic>
          </wp:inline>
        </w:drawing>
      </w:r>
    </w:p>
    <w:p w14:paraId="53A4BDD2" w14:textId="6A355679" w:rsidR="001E344B" w:rsidRDefault="001E344B" w:rsidP="008A4F06">
      <w:pPr>
        <w:pStyle w:val="ListParagraph"/>
        <w:numPr>
          <w:ilvl w:val="0"/>
          <w:numId w:val="39"/>
        </w:numPr>
      </w:pPr>
      <w:r>
        <w:t xml:space="preserve">Please update Charger Demand Estimation Card. Please rename Charger Demand Estimation to </w:t>
      </w:r>
      <w:r w:rsidRPr="00923952">
        <w:rPr>
          <w:b/>
          <w:bCs/>
        </w:rPr>
        <w:t>'Electric Vehicle Charging Tools'</w:t>
      </w:r>
      <w:r>
        <w:t>. All the links and details attached in the links provided in the UAT Sheet.</w:t>
      </w:r>
      <w:r w:rsidR="004B070F">
        <w:rPr>
          <w:rStyle w:val="CommentReference"/>
        </w:rPr>
        <w:t xml:space="preserve"> </w:t>
      </w:r>
      <w:r w:rsidR="001F580E">
        <w:t>Attaching details of</w:t>
      </w:r>
      <w:r w:rsidR="00E375EF">
        <w:t xml:space="preserve"> various </w:t>
      </w:r>
      <w:r w:rsidR="00290A7E">
        <w:t>EV charging tools</w:t>
      </w:r>
      <w:r w:rsidR="004B070F">
        <w:t xml:space="preserve"> below:</w:t>
      </w:r>
    </w:p>
    <w:p w14:paraId="7C96E6C0" w14:textId="77777777" w:rsidR="00E94A1D" w:rsidRDefault="00E94A1D" w:rsidP="001E344B"/>
    <w:tbl>
      <w:tblPr>
        <w:tblW w:w="8926" w:type="dxa"/>
        <w:tblCellMar>
          <w:top w:w="15" w:type="dxa"/>
          <w:bottom w:w="15" w:type="dxa"/>
        </w:tblCellMar>
        <w:tblLook w:val="04A0" w:firstRow="1" w:lastRow="0" w:firstColumn="1" w:lastColumn="0" w:noHBand="0" w:noVBand="1"/>
      </w:tblPr>
      <w:tblGrid>
        <w:gridCol w:w="680"/>
        <w:gridCol w:w="2292"/>
        <w:gridCol w:w="1843"/>
        <w:gridCol w:w="4111"/>
      </w:tblGrid>
      <w:tr w:rsidR="00E94A1D" w:rsidRPr="00E94A1D" w14:paraId="3590C9AA" w14:textId="77777777" w:rsidTr="00E94A1D">
        <w:trPr>
          <w:trHeight w:val="300"/>
        </w:trPr>
        <w:tc>
          <w:tcPr>
            <w:tcW w:w="680" w:type="dxa"/>
            <w:tcBorders>
              <w:top w:val="single" w:sz="4" w:space="0" w:color="auto"/>
              <w:left w:val="single" w:sz="4" w:space="0" w:color="auto"/>
              <w:bottom w:val="single" w:sz="4" w:space="0" w:color="auto"/>
              <w:right w:val="single" w:sz="4" w:space="0" w:color="auto"/>
            </w:tcBorders>
            <w:noWrap/>
            <w:vAlign w:val="center"/>
            <w:hideMark/>
          </w:tcPr>
          <w:p w14:paraId="4ADC2159" w14:textId="77777777" w:rsidR="00E94A1D" w:rsidRPr="00E94A1D" w:rsidRDefault="00E94A1D" w:rsidP="00E94A1D">
            <w:pPr>
              <w:spacing w:after="0" w:line="240" w:lineRule="auto"/>
              <w:jc w:val="center"/>
              <w:rPr>
                <w:rFonts w:ascii="Calibri" w:eastAsia="Times New Roman" w:hAnsi="Calibri" w:cs="Calibri"/>
                <w:b/>
                <w:bCs/>
                <w:color w:val="000000"/>
                <w:kern w:val="0"/>
                <w:sz w:val="18"/>
                <w:szCs w:val="18"/>
                <w:lang w:bidi="bn-IN"/>
                <w14:ligatures w14:val="none"/>
              </w:rPr>
            </w:pPr>
            <w:r w:rsidRPr="00E94A1D">
              <w:rPr>
                <w:rFonts w:ascii="Calibri" w:eastAsia="Times New Roman" w:hAnsi="Calibri" w:cs="Calibri"/>
                <w:b/>
                <w:bCs/>
                <w:color w:val="000000"/>
                <w:kern w:val="0"/>
                <w:sz w:val="18"/>
                <w:szCs w:val="18"/>
                <w:lang w:bidi="bn-IN"/>
                <w14:ligatures w14:val="none"/>
              </w:rPr>
              <w:t>Sl. no.</w:t>
            </w:r>
          </w:p>
        </w:tc>
        <w:tc>
          <w:tcPr>
            <w:tcW w:w="2292" w:type="dxa"/>
            <w:tcBorders>
              <w:top w:val="single" w:sz="4" w:space="0" w:color="auto"/>
              <w:left w:val="single" w:sz="4" w:space="0" w:color="auto"/>
              <w:bottom w:val="single" w:sz="4" w:space="0" w:color="auto"/>
              <w:right w:val="single" w:sz="4" w:space="0" w:color="auto"/>
            </w:tcBorders>
            <w:noWrap/>
            <w:vAlign w:val="center"/>
            <w:hideMark/>
          </w:tcPr>
          <w:p w14:paraId="79F83D81" w14:textId="77777777" w:rsidR="00E94A1D" w:rsidRPr="00E94A1D" w:rsidRDefault="00E94A1D" w:rsidP="00E94A1D">
            <w:pPr>
              <w:spacing w:after="0" w:line="240" w:lineRule="auto"/>
              <w:jc w:val="center"/>
              <w:rPr>
                <w:rFonts w:ascii="Calibri" w:eastAsia="Times New Roman" w:hAnsi="Calibri" w:cs="Calibri"/>
                <w:b/>
                <w:bCs/>
                <w:color w:val="000000"/>
                <w:kern w:val="0"/>
                <w:sz w:val="18"/>
                <w:szCs w:val="18"/>
                <w:lang w:bidi="bn-IN"/>
                <w14:ligatures w14:val="none"/>
              </w:rPr>
            </w:pPr>
            <w:r w:rsidRPr="00E94A1D">
              <w:rPr>
                <w:rFonts w:ascii="Calibri" w:eastAsia="Times New Roman" w:hAnsi="Calibri" w:cs="Calibri"/>
                <w:b/>
                <w:bCs/>
                <w:color w:val="000000"/>
                <w:kern w:val="0"/>
                <w:sz w:val="18"/>
                <w:szCs w:val="18"/>
                <w:lang w:bidi="bn-IN"/>
                <w14:ligatures w14:val="none"/>
              </w:rPr>
              <w:t xml:space="preserve">Organisation </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35C6677" w14:textId="77777777" w:rsidR="00E94A1D" w:rsidRPr="00E94A1D" w:rsidRDefault="00E94A1D" w:rsidP="00E94A1D">
            <w:pPr>
              <w:spacing w:after="0" w:line="240" w:lineRule="auto"/>
              <w:jc w:val="center"/>
              <w:rPr>
                <w:rFonts w:ascii="Calibri" w:eastAsia="Times New Roman" w:hAnsi="Calibri" w:cs="Calibri"/>
                <w:b/>
                <w:bCs/>
                <w:color w:val="000000"/>
                <w:kern w:val="0"/>
                <w:sz w:val="18"/>
                <w:szCs w:val="18"/>
                <w:lang w:bidi="bn-IN"/>
                <w14:ligatures w14:val="none"/>
              </w:rPr>
            </w:pPr>
            <w:r w:rsidRPr="00E94A1D">
              <w:rPr>
                <w:rFonts w:ascii="Calibri" w:eastAsia="Times New Roman" w:hAnsi="Calibri" w:cs="Calibri"/>
                <w:b/>
                <w:bCs/>
                <w:color w:val="000000"/>
                <w:kern w:val="0"/>
                <w:sz w:val="18"/>
                <w:szCs w:val="18"/>
                <w:lang w:bidi="bn-IN"/>
                <w14:ligatures w14:val="none"/>
              </w:rPr>
              <w:t>Link</w:t>
            </w:r>
          </w:p>
        </w:tc>
        <w:tc>
          <w:tcPr>
            <w:tcW w:w="4111" w:type="dxa"/>
            <w:tcBorders>
              <w:top w:val="single" w:sz="4" w:space="0" w:color="auto"/>
              <w:left w:val="single" w:sz="4" w:space="0" w:color="auto"/>
              <w:bottom w:val="single" w:sz="4" w:space="0" w:color="auto"/>
              <w:right w:val="single" w:sz="4" w:space="0" w:color="auto"/>
            </w:tcBorders>
            <w:noWrap/>
            <w:vAlign w:val="center"/>
            <w:hideMark/>
          </w:tcPr>
          <w:p w14:paraId="4AD3AC96" w14:textId="77777777" w:rsidR="00E94A1D" w:rsidRPr="00E94A1D" w:rsidRDefault="00E94A1D" w:rsidP="00E94A1D">
            <w:pPr>
              <w:spacing w:after="0" w:line="240" w:lineRule="auto"/>
              <w:jc w:val="center"/>
              <w:rPr>
                <w:rFonts w:ascii="Calibri" w:eastAsia="Times New Roman" w:hAnsi="Calibri" w:cs="Calibri"/>
                <w:b/>
                <w:bCs/>
                <w:kern w:val="0"/>
                <w:sz w:val="18"/>
                <w:szCs w:val="18"/>
                <w:lang w:bidi="bn-IN"/>
                <w14:ligatures w14:val="none"/>
              </w:rPr>
            </w:pPr>
            <w:r w:rsidRPr="00E94A1D">
              <w:rPr>
                <w:rFonts w:ascii="Calibri" w:eastAsia="Times New Roman" w:hAnsi="Calibri" w:cs="Calibri"/>
                <w:b/>
                <w:bCs/>
                <w:kern w:val="0"/>
                <w:sz w:val="18"/>
                <w:szCs w:val="18"/>
                <w:lang w:bidi="bn-IN"/>
                <w14:ligatures w14:val="none"/>
              </w:rPr>
              <w:t xml:space="preserve">Description </w:t>
            </w:r>
          </w:p>
        </w:tc>
      </w:tr>
      <w:tr w:rsidR="00E94A1D" w:rsidRPr="00E94A1D" w14:paraId="50A3FD06" w14:textId="77777777" w:rsidTr="00E94A1D">
        <w:trPr>
          <w:trHeight w:val="1500"/>
        </w:trPr>
        <w:tc>
          <w:tcPr>
            <w:tcW w:w="680" w:type="dxa"/>
            <w:tcBorders>
              <w:top w:val="single" w:sz="4" w:space="0" w:color="auto"/>
              <w:left w:val="single" w:sz="4" w:space="0" w:color="auto"/>
              <w:bottom w:val="single" w:sz="4" w:space="0" w:color="auto"/>
              <w:right w:val="single" w:sz="4" w:space="0" w:color="auto"/>
            </w:tcBorders>
            <w:noWrap/>
            <w:vAlign w:val="center"/>
            <w:hideMark/>
          </w:tcPr>
          <w:p w14:paraId="0E954A10" w14:textId="77777777" w:rsidR="00E94A1D" w:rsidRPr="00E94A1D" w:rsidRDefault="00E94A1D" w:rsidP="00E94A1D">
            <w:pPr>
              <w:spacing w:after="0" w:line="240" w:lineRule="auto"/>
              <w:jc w:val="center"/>
              <w:rPr>
                <w:rFonts w:ascii="Calibri" w:eastAsia="Times New Roman" w:hAnsi="Calibri" w:cs="Calibri"/>
                <w:color w:val="000000"/>
                <w:kern w:val="0"/>
                <w:sz w:val="18"/>
                <w:szCs w:val="18"/>
                <w:lang w:bidi="bn-IN"/>
                <w14:ligatures w14:val="none"/>
              </w:rPr>
            </w:pPr>
            <w:r w:rsidRPr="00E94A1D">
              <w:rPr>
                <w:rFonts w:ascii="Calibri" w:eastAsia="Times New Roman" w:hAnsi="Calibri" w:cs="Calibri"/>
                <w:color w:val="000000"/>
                <w:kern w:val="0"/>
                <w:sz w:val="18"/>
                <w:szCs w:val="18"/>
                <w:lang w:bidi="bn-IN"/>
                <w14:ligatures w14:val="none"/>
              </w:rPr>
              <w:t>1</w:t>
            </w:r>
          </w:p>
        </w:tc>
        <w:tc>
          <w:tcPr>
            <w:tcW w:w="2292" w:type="dxa"/>
            <w:tcBorders>
              <w:top w:val="single" w:sz="4" w:space="0" w:color="auto"/>
              <w:left w:val="single" w:sz="4" w:space="0" w:color="auto"/>
              <w:bottom w:val="single" w:sz="4" w:space="0" w:color="auto"/>
              <w:right w:val="single" w:sz="4" w:space="0" w:color="auto"/>
            </w:tcBorders>
            <w:vAlign w:val="center"/>
            <w:hideMark/>
          </w:tcPr>
          <w:p w14:paraId="10471059" w14:textId="77777777" w:rsidR="00E94A1D" w:rsidRPr="00E94A1D" w:rsidRDefault="00E94A1D" w:rsidP="00E94A1D">
            <w:pPr>
              <w:spacing w:after="0" w:line="240" w:lineRule="auto"/>
              <w:rPr>
                <w:rFonts w:ascii="Calibri" w:eastAsia="Times New Roman" w:hAnsi="Calibri" w:cs="Calibri"/>
                <w:color w:val="000000"/>
                <w:kern w:val="0"/>
                <w:sz w:val="18"/>
                <w:szCs w:val="18"/>
                <w:lang w:bidi="bn-IN"/>
                <w14:ligatures w14:val="none"/>
              </w:rPr>
            </w:pPr>
            <w:r w:rsidRPr="00E94A1D">
              <w:rPr>
                <w:rFonts w:ascii="Calibri" w:eastAsia="Times New Roman" w:hAnsi="Calibri" w:cs="Calibri"/>
                <w:color w:val="000000"/>
                <w:kern w:val="0"/>
                <w:sz w:val="18"/>
                <w:szCs w:val="18"/>
                <w:lang w:bidi="bn-IN"/>
                <w14:ligatures w14:val="none"/>
              </w:rPr>
              <w:t>International Energy Agency (IEA)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14AD338" w14:textId="77777777" w:rsidR="00E94A1D" w:rsidRPr="00E94A1D" w:rsidRDefault="00BD5023" w:rsidP="00E94A1D">
            <w:pPr>
              <w:spacing w:after="0" w:line="240" w:lineRule="auto"/>
              <w:rPr>
                <w:rFonts w:ascii="Calibri" w:eastAsia="Times New Roman" w:hAnsi="Calibri" w:cs="Calibri"/>
                <w:color w:val="0563C1"/>
                <w:kern w:val="0"/>
                <w:sz w:val="18"/>
                <w:szCs w:val="18"/>
                <w:u w:val="single"/>
                <w:lang w:bidi="bn-IN"/>
                <w14:ligatures w14:val="none"/>
              </w:rPr>
            </w:pPr>
            <w:hyperlink r:id="rId44" w:history="1">
              <w:r w:rsidR="00E94A1D" w:rsidRPr="00E94A1D">
                <w:rPr>
                  <w:rFonts w:ascii="Calibri" w:eastAsia="Times New Roman" w:hAnsi="Calibri" w:cs="Calibri"/>
                  <w:color w:val="0563C1"/>
                  <w:kern w:val="0"/>
                  <w:sz w:val="18"/>
                  <w:szCs w:val="18"/>
                  <w:u w:val="single"/>
                  <w:lang w:bidi="bn-IN"/>
                  <w14:ligatures w14:val="none"/>
                </w:rPr>
                <w:t>Electric Vehicle Charging and Grid Integration Tool</w:t>
              </w:r>
            </w:hyperlink>
          </w:p>
        </w:tc>
        <w:tc>
          <w:tcPr>
            <w:tcW w:w="4111" w:type="dxa"/>
            <w:tcBorders>
              <w:top w:val="single" w:sz="4" w:space="0" w:color="auto"/>
              <w:left w:val="single" w:sz="4" w:space="0" w:color="auto"/>
              <w:bottom w:val="single" w:sz="4" w:space="0" w:color="auto"/>
              <w:right w:val="single" w:sz="4" w:space="0" w:color="auto"/>
            </w:tcBorders>
            <w:vAlign w:val="center"/>
            <w:hideMark/>
          </w:tcPr>
          <w:p w14:paraId="7E95B740" w14:textId="77777777" w:rsidR="00E94A1D" w:rsidRPr="00E94A1D" w:rsidRDefault="00E94A1D" w:rsidP="00E94A1D">
            <w:pPr>
              <w:spacing w:after="0" w:line="240" w:lineRule="auto"/>
              <w:rPr>
                <w:rFonts w:ascii="Calibri" w:eastAsia="Times New Roman" w:hAnsi="Calibri" w:cs="Calibri"/>
                <w:kern w:val="0"/>
                <w:sz w:val="18"/>
                <w:szCs w:val="18"/>
                <w:lang w:bidi="bn-IN"/>
                <w14:ligatures w14:val="none"/>
              </w:rPr>
            </w:pPr>
            <w:r w:rsidRPr="00E94A1D">
              <w:rPr>
                <w:rFonts w:ascii="Calibri" w:eastAsia="Times New Roman" w:hAnsi="Calibri" w:cs="Calibri"/>
                <w:kern w:val="0"/>
                <w:sz w:val="18"/>
                <w:szCs w:val="18"/>
                <w:lang w:bidi="bn-IN"/>
                <w14:ligatures w14:val="none"/>
              </w:rPr>
              <w:t>The EV Charging and Grid Integration Tool serves as a companion to the policy makers to deliver quantitative estimates.The tool enables the users to assess the impact of electric mobility strategies on power grids and the corresponding emission under a range of circumstances relevant for the countries under the  Global Electric Mobility Programme (GEF).</w:t>
            </w:r>
          </w:p>
        </w:tc>
      </w:tr>
      <w:tr w:rsidR="00E94A1D" w:rsidRPr="00E94A1D" w14:paraId="260852AD" w14:textId="77777777" w:rsidTr="00E94A1D">
        <w:trPr>
          <w:trHeight w:val="1800"/>
        </w:trPr>
        <w:tc>
          <w:tcPr>
            <w:tcW w:w="680" w:type="dxa"/>
            <w:tcBorders>
              <w:top w:val="single" w:sz="4" w:space="0" w:color="auto"/>
              <w:left w:val="single" w:sz="4" w:space="0" w:color="auto"/>
              <w:bottom w:val="single" w:sz="4" w:space="0" w:color="auto"/>
              <w:right w:val="single" w:sz="4" w:space="0" w:color="auto"/>
            </w:tcBorders>
            <w:noWrap/>
            <w:vAlign w:val="center"/>
            <w:hideMark/>
          </w:tcPr>
          <w:p w14:paraId="3E2EA2E0" w14:textId="77777777" w:rsidR="00E94A1D" w:rsidRPr="00E94A1D" w:rsidRDefault="00E94A1D" w:rsidP="00E94A1D">
            <w:pPr>
              <w:spacing w:after="0" w:line="240" w:lineRule="auto"/>
              <w:jc w:val="center"/>
              <w:rPr>
                <w:rFonts w:ascii="Calibri" w:eastAsia="Times New Roman" w:hAnsi="Calibri" w:cs="Calibri"/>
                <w:color w:val="000000"/>
                <w:kern w:val="0"/>
                <w:sz w:val="18"/>
                <w:szCs w:val="18"/>
                <w:lang w:bidi="bn-IN"/>
                <w14:ligatures w14:val="none"/>
              </w:rPr>
            </w:pPr>
            <w:r w:rsidRPr="00E94A1D">
              <w:rPr>
                <w:rFonts w:ascii="Calibri" w:eastAsia="Times New Roman" w:hAnsi="Calibri" w:cs="Calibri"/>
                <w:color w:val="000000"/>
                <w:kern w:val="0"/>
                <w:sz w:val="18"/>
                <w:szCs w:val="18"/>
                <w:lang w:bidi="bn-IN"/>
                <w14:ligatures w14:val="none"/>
              </w:rPr>
              <w:t>2</w:t>
            </w:r>
          </w:p>
        </w:tc>
        <w:tc>
          <w:tcPr>
            <w:tcW w:w="2292" w:type="dxa"/>
            <w:tcBorders>
              <w:top w:val="single" w:sz="4" w:space="0" w:color="auto"/>
              <w:left w:val="single" w:sz="4" w:space="0" w:color="auto"/>
              <w:bottom w:val="single" w:sz="4" w:space="0" w:color="auto"/>
              <w:right w:val="single" w:sz="4" w:space="0" w:color="auto"/>
            </w:tcBorders>
            <w:vAlign w:val="center"/>
            <w:hideMark/>
          </w:tcPr>
          <w:p w14:paraId="1E2B4118" w14:textId="77777777" w:rsidR="00E94A1D" w:rsidRPr="00E94A1D" w:rsidRDefault="00E94A1D" w:rsidP="00E94A1D">
            <w:pPr>
              <w:spacing w:after="0" w:line="240" w:lineRule="auto"/>
              <w:rPr>
                <w:rFonts w:ascii="Calibri" w:eastAsia="Times New Roman" w:hAnsi="Calibri" w:cs="Calibri"/>
                <w:color w:val="000000"/>
                <w:kern w:val="0"/>
                <w:sz w:val="18"/>
                <w:szCs w:val="18"/>
                <w:lang w:bidi="bn-IN"/>
                <w14:ligatures w14:val="none"/>
              </w:rPr>
            </w:pPr>
            <w:r w:rsidRPr="00E94A1D">
              <w:rPr>
                <w:rFonts w:ascii="Calibri" w:eastAsia="Times New Roman" w:hAnsi="Calibri" w:cs="Calibri"/>
                <w:color w:val="000000"/>
                <w:kern w:val="0"/>
                <w:sz w:val="18"/>
                <w:szCs w:val="18"/>
                <w:lang w:bidi="bn-IN"/>
                <w14:ligatures w14:val="none"/>
              </w:rPr>
              <w:t>NITI Aayog</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C6D07C3" w14:textId="77777777" w:rsidR="00E94A1D" w:rsidRPr="00E94A1D" w:rsidRDefault="00BD5023" w:rsidP="00E94A1D">
            <w:pPr>
              <w:spacing w:after="0" w:line="240" w:lineRule="auto"/>
              <w:rPr>
                <w:rFonts w:ascii="Calibri" w:eastAsia="Times New Roman" w:hAnsi="Calibri" w:cs="Calibri"/>
                <w:color w:val="0563C1"/>
                <w:kern w:val="0"/>
                <w:sz w:val="18"/>
                <w:szCs w:val="18"/>
                <w:u w:val="single"/>
                <w:lang w:bidi="bn-IN"/>
                <w14:ligatures w14:val="none"/>
              </w:rPr>
            </w:pPr>
            <w:hyperlink r:id="rId45" w:history="1">
              <w:r w:rsidR="00E94A1D" w:rsidRPr="00E94A1D">
                <w:rPr>
                  <w:rFonts w:ascii="Calibri" w:eastAsia="Times New Roman" w:hAnsi="Calibri" w:cs="Calibri"/>
                  <w:color w:val="0563C1"/>
                  <w:kern w:val="0"/>
                  <w:sz w:val="18"/>
                  <w:szCs w:val="18"/>
                  <w:u w:val="single"/>
                  <w:lang w:bidi="bn-IN"/>
                  <w14:ligatures w14:val="none"/>
                </w:rPr>
                <w:t>Home Charging Calculator</w:t>
              </w:r>
            </w:hyperlink>
          </w:p>
        </w:tc>
        <w:tc>
          <w:tcPr>
            <w:tcW w:w="4111" w:type="dxa"/>
            <w:tcBorders>
              <w:top w:val="single" w:sz="4" w:space="0" w:color="auto"/>
              <w:left w:val="single" w:sz="4" w:space="0" w:color="auto"/>
              <w:bottom w:val="single" w:sz="4" w:space="0" w:color="auto"/>
              <w:right w:val="single" w:sz="4" w:space="0" w:color="auto"/>
            </w:tcBorders>
            <w:vAlign w:val="center"/>
            <w:hideMark/>
          </w:tcPr>
          <w:p w14:paraId="7DCFC011" w14:textId="77777777" w:rsidR="00E94A1D" w:rsidRPr="00E94A1D" w:rsidRDefault="00E94A1D" w:rsidP="00E94A1D">
            <w:pPr>
              <w:spacing w:after="0" w:line="240" w:lineRule="auto"/>
              <w:rPr>
                <w:rFonts w:ascii="Calibri" w:eastAsia="Times New Roman" w:hAnsi="Calibri" w:cs="Calibri"/>
                <w:kern w:val="0"/>
                <w:sz w:val="18"/>
                <w:szCs w:val="18"/>
                <w:lang w:bidi="bn-IN"/>
                <w14:ligatures w14:val="none"/>
              </w:rPr>
            </w:pPr>
            <w:r w:rsidRPr="00E94A1D">
              <w:rPr>
                <w:rFonts w:ascii="Calibri" w:eastAsia="Times New Roman" w:hAnsi="Calibri" w:cs="Calibri"/>
                <w:kern w:val="0"/>
                <w:sz w:val="18"/>
                <w:szCs w:val="18"/>
                <w:lang w:bidi="bn-IN"/>
                <w14:ligatures w14:val="none"/>
              </w:rPr>
              <w:t>The Home Charging Calculator assists electric vehicle owners in determining the charging time and associated costs for EVs. The tool focuses to assist users who primarily charge electric vehicles at home overnight, leveraging cheaper electricity rates. Users shall provide details such as vehicle segment, state, battery capacity, domestic tariff, and charger specifications to estimate charging costs in comparison to conventional fuel vehicles, considering mileage and distance to be traveled.</w:t>
            </w:r>
          </w:p>
        </w:tc>
      </w:tr>
      <w:tr w:rsidR="00E94A1D" w:rsidRPr="00E94A1D" w14:paraId="7E3EB250" w14:textId="77777777" w:rsidTr="00E94A1D">
        <w:trPr>
          <w:trHeight w:val="1500"/>
        </w:trPr>
        <w:tc>
          <w:tcPr>
            <w:tcW w:w="680" w:type="dxa"/>
            <w:tcBorders>
              <w:top w:val="single" w:sz="4" w:space="0" w:color="auto"/>
              <w:left w:val="single" w:sz="4" w:space="0" w:color="auto"/>
              <w:bottom w:val="single" w:sz="4" w:space="0" w:color="auto"/>
              <w:right w:val="single" w:sz="4" w:space="0" w:color="auto"/>
            </w:tcBorders>
            <w:noWrap/>
            <w:vAlign w:val="center"/>
            <w:hideMark/>
          </w:tcPr>
          <w:p w14:paraId="28586C20" w14:textId="77777777" w:rsidR="00E94A1D" w:rsidRPr="00E94A1D" w:rsidRDefault="00E94A1D" w:rsidP="00E94A1D">
            <w:pPr>
              <w:spacing w:after="0" w:line="240" w:lineRule="auto"/>
              <w:jc w:val="center"/>
              <w:rPr>
                <w:rFonts w:ascii="Calibri" w:eastAsia="Times New Roman" w:hAnsi="Calibri" w:cs="Calibri"/>
                <w:color w:val="000000"/>
                <w:kern w:val="0"/>
                <w:sz w:val="18"/>
                <w:szCs w:val="18"/>
                <w:lang w:bidi="bn-IN"/>
                <w14:ligatures w14:val="none"/>
              </w:rPr>
            </w:pPr>
            <w:r w:rsidRPr="00E94A1D">
              <w:rPr>
                <w:rFonts w:ascii="Calibri" w:eastAsia="Times New Roman" w:hAnsi="Calibri" w:cs="Calibri"/>
                <w:color w:val="000000"/>
                <w:kern w:val="0"/>
                <w:sz w:val="18"/>
                <w:szCs w:val="18"/>
                <w:lang w:bidi="bn-IN"/>
                <w14:ligatures w14:val="none"/>
              </w:rPr>
              <w:t>3</w:t>
            </w:r>
          </w:p>
        </w:tc>
        <w:tc>
          <w:tcPr>
            <w:tcW w:w="2292" w:type="dxa"/>
            <w:tcBorders>
              <w:top w:val="single" w:sz="4" w:space="0" w:color="auto"/>
              <w:left w:val="single" w:sz="4" w:space="0" w:color="auto"/>
              <w:bottom w:val="single" w:sz="4" w:space="0" w:color="auto"/>
              <w:right w:val="single" w:sz="4" w:space="0" w:color="auto"/>
            </w:tcBorders>
            <w:vAlign w:val="center"/>
            <w:hideMark/>
          </w:tcPr>
          <w:p w14:paraId="6338C0B8" w14:textId="77777777" w:rsidR="00E94A1D" w:rsidRPr="00E94A1D" w:rsidRDefault="00E94A1D" w:rsidP="00E94A1D">
            <w:pPr>
              <w:spacing w:after="0" w:line="240" w:lineRule="auto"/>
              <w:rPr>
                <w:rFonts w:ascii="Calibri" w:eastAsia="Times New Roman" w:hAnsi="Calibri" w:cs="Calibri"/>
                <w:color w:val="000000"/>
                <w:kern w:val="0"/>
                <w:sz w:val="18"/>
                <w:szCs w:val="18"/>
                <w:lang w:bidi="bn-IN"/>
                <w14:ligatures w14:val="none"/>
              </w:rPr>
            </w:pPr>
            <w:r w:rsidRPr="00E94A1D">
              <w:rPr>
                <w:rFonts w:ascii="Calibri" w:eastAsia="Times New Roman" w:hAnsi="Calibri" w:cs="Calibri"/>
                <w:color w:val="000000"/>
                <w:kern w:val="0"/>
                <w:sz w:val="18"/>
                <w:szCs w:val="18"/>
                <w:lang w:bidi="bn-IN"/>
                <w14:ligatures w14:val="none"/>
              </w:rPr>
              <w:t>NITI Aayog</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3463C6C" w14:textId="77777777" w:rsidR="00E94A1D" w:rsidRPr="00E94A1D" w:rsidRDefault="00BD5023" w:rsidP="00E94A1D">
            <w:pPr>
              <w:spacing w:after="0" w:line="240" w:lineRule="auto"/>
              <w:rPr>
                <w:rFonts w:ascii="Calibri" w:eastAsia="Times New Roman" w:hAnsi="Calibri" w:cs="Calibri"/>
                <w:color w:val="0563C1"/>
                <w:kern w:val="0"/>
                <w:sz w:val="18"/>
                <w:szCs w:val="18"/>
                <w:u w:val="single"/>
                <w:lang w:bidi="bn-IN"/>
                <w14:ligatures w14:val="none"/>
              </w:rPr>
            </w:pPr>
            <w:hyperlink r:id="rId46" w:history="1">
              <w:r w:rsidR="00E94A1D" w:rsidRPr="00E94A1D">
                <w:rPr>
                  <w:rFonts w:ascii="Calibri" w:eastAsia="Times New Roman" w:hAnsi="Calibri" w:cs="Calibri"/>
                  <w:color w:val="0563C1"/>
                  <w:kern w:val="0"/>
                  <w:sz w:val="18"/>
                  <w:szCs w:val="18"/>
                  <w:u w:val="single"/>
                  <w:lang w:bidi="bn-IN"/>
                  <w14:ligatures w14:val="none"/>
                </w:rPr>
                <w:t>Public Charging Calculator</w:t>
              </w:r>
            </w:hyperlink>
          </w:p>
        </w:tc>
        <w:tc>
          <w:tcPr>
            <w:tcW w:w="4111" w:type="dxa"/>
            <w:tcBorders>
              <w:top w:val="single" w:sz="4" w:space="0" w:color="auto"/>
              <w:left w:val="single" w:sz="4" w:space="0" w:color="auto"/>
              <w:bottom w:val="single" w:sz="4" w:space="0" w:color="auto"/>
              <w:right w:val="single" w:sz="4" w:space="0" w:color="auto"/>
            </w:tcBorders>
            <w:vAlign w:val="center"/>
            <w:hideMark/>
          </w:tcPr>
          <w:p w14:paraId="0888AC17" w14:textId="77777777" w:rsidR="00E94A1D" w:rsidRPr="00E94A1D" w:rsidRDefault="00E94A1D" w:rsidP="00E94A1D">
            <w:pPr>
              <w:spacing w:after="0" w:line="240" w:lineRule="auto"/>
              <w:rPr>
                <w:rFonts w:ascii="Calibri" w:eastAsia="Times New Roman" w:hAnsi="Calibri" w:cs="Calibri"/>
                <w:kern w:val="0"/>
                <w:sz w:val="18"/>
                <w:szCs w:val="18"/>
                <w:lang w:bidi="bn-IN"/>
                <w14:ligatures w14:val="none"/>
              </w:rPr>
            </w:pPr>
            <w:r w:rsidRPr="00E94A1D">
              <w:rPr>
                <w:rFonts w:ascii="Calibri" w:eastAsia="Times New Roman" w:hAnsi="Calibri" w:cs="Calibri"/>
                <w:kern w:val="0"/>
                <w:sz w:val="18"/>
                <w:szCs w:val="18"/>
                <w:lang w:bidi="bn-IN"/>
                <w14:ligatures w14:val="none"/>
              </w:rPr>
              <w:t>The Public Charging Calculator enables users to determine the time and cost required to charge electric vehicles using slow, fast, or rapid chargers at public locations. With inputs such as the vehicle segment, cost per kWh, battery capacity, desired range or battery level, and charger kW, users can estimate both the duration and expenses of charging their electric vehicles at public charging stations.</w:t>
            </w:r>
          </w:p>
        </w:tc>
      </w:tr>
      <w:tr w:rsidR="00E94A1D" w:rsidRPr="00E94A1D" w14:paraId="0E705319" w14:textId="77777777" w:rsidTr="00E94A1D">
        <w:trPr>
          <w:trHeight w:val="1500"/>
        </w:trPr>
        <w:tc>
          <w:tcPr>
            <w:tcW w:w="680" w:type="dxa"/>
            <w:tcBorders>
              <w:top w:val="single" w:sz="4" w:space="0" w:color="auto"/>
              <w:left w:val="single" w:sz="4" w:space="0" w:color="auto"/>
              <w:bottom w:val="single" w:sz="4" w:space="0" w:color="auto"/>
              <w:right w:val="single" w:sz="4" w:space="0" w:color="auto"/>
            </w:tcBorders>
            <w:noWrap/>
            <w:vAlign w:val="center"/>
            <w:hideMark/>
          </w:tcPr>
          <w:p w14:paraId="464B9D99" w14:textId="77777777" w:rsidR="00E94A1D" w:rsidRPr="00E94A1D" w:rsidRDefault="00E94A1D" w:rsidP="00E94A1D">
            <w:pPr>
              <w:spacing w:after="0" w:line="240" w:lineRule="auto"/>
              <w:jc w:val="center"/>
              <w:rPr>
                <w:rFonts w:ascii="Calibri" w:eastAsia="Times New Roman" w:hAnsi="Calibri" w:cs="Calibri"/>
                <w:color w:val="000000"/>
                <w:kern w:val="0"/>
                <w:sz w:val="18"/>
                <w:szCs w:val="18"/>
                <w:lang w:bidi="bn-IN"/>
                <w14:ligatures w14:val="none"/>
              </w:rPr>
            </w:pPr>
            <w:r w:rsidRPr="00E94A1D">
              <w:rPr>
                <w:rFonts w:ascii="Calibri" w:eastAsia="Times New Roman" w:hAnsi="Calibri" w:cs="Calibri"/>
                <w:color w:val="000000"/>
                <w:kern w:val="0"/>
                <w:sz w:val="18"/>
                <w:szCs w:val="18"/>
                <w:lang w:bidi="bn-IN"/>
                <w14:ligatures w14:val="none"/>
              </w:rPr>
              <w:t>4</w:t>
            </w:r>
          </w:p>
        </w:tc>
        <w:tc>
          <w:tcPr>
            <w:tcW w:w="2292" w:type="dxa"/>
            <w:tcBorders>
              <w:top w:val="single" w:sz="4" w:space="0" w:color="auto"/>
              <w:left w:val="single" w:sz="4" w:space="0" w:color="auto"/>
              <w:bottom w:val="single" w:sz="4" w:space="0" w:color="auto"/>
              <w:right w:val="single" w:sz="4" w:space="0" w:color="auto"/>
            </w:tcBorders>
            <w:vAlign w:val="center"/>
            <w:hideMark/>
          </w:tcPr>
          <w:p w14:paraId="5DE9DE35" w14:textId="77777777" w:rsidR="00E94A1D" w:rsidRPr="00E94A1D" w:rsidRDefault="00E94A1D" w:rsidP="00E94A1D">
            <w:pPr>
              <w:spacing w:after="0" w:line="240" w:lineRule="auto"/>
              <w:rPr>
                <w:rFonts w:ascii="Calibri" w:eastAsia="Times New Roman" w:hAnsi="Calibri" w:cs="Calibri"/>
                <w:color w:val="000000"/>
                <w:kern w:val="0"/>
                <w:sz w:val="18"/>
                <w:szCs w:val="18"/>
                <w:lang w:bidi="bn-IN"/>
                <w14:ligatures w14:val="none"/>
              </w:rPr>
            </w:pPr>
            <w:r w:rsidRPr="00E94A1D">
              <w:rPr>
                <w:rFonts w:ascii="Calibri" w:eastAsia="Times New Roman" w:hAnsi="Calibri" w:cs="Calibri"/>
                <w:color w:val="000000"/>
                <w:kern w:val="0"/>
                <w:sz w:val="18"/>
                <w:szCs w:val="18"/>
                <w:lang w:bidi="bn-IN"/>
                <w14:ligatures w14:val="none"/>
              </w:rPr>
              <w:t>GO EC Auto tech PVT LTD.</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FFE791C" w14:textId="77777777" w:rsidR="00E94A1D" w:rsidRPr="00E94A1D" w:rsidRDefault="00BD5023" w:rsidP="00E94A1D">
            <w:pPr>
              <w:spacing w:after="0" w:line="240" w:lineRule="auto"/>
              <w:rPr>
                <w:rFonts w:ascii="Calibri" w:eastAsia="Times New Roman" w:hAnsi="Calibri" w:cs="Calibri"/>
                <w:color w:val="0563C1"/>
                <w:kern w:val="0"/>
                <w:sz w:val="18"/>
                <w:szCs w:val="18"/>
                <w:u w:val="single"/>
                <w:lang w:bidi="bn-IN"/>
                <w14:ligatures w14:val="none"/>
              </w:rPr>
            </w:pPr>
            <w:hyperlink r:id="rId47" w:history="1">
              <w:r w:rsidR="00E94A1D" w:rsidRPr="00E94A1D">
                <w:rPr>
                  <w:rFonts w:ascii="Calibri" w:eastAsia="Times New Roman" w:hAnsi="Calibri" w:cs="Calibri"/>
                  <w:color w:val="0563C1"/>
                  <w:kern w:val="0"/>
                  <w:sz w:val="18"/>
                  <w:szCs w:val="18"/>
                  <w:u w:val="single"/>
                  <w:lang w:bidi="bn-IN"/>
                  <w14:ligatures w14:val="none"/>
                </w:rPr>
                <w:t>Home Charging Calculator</w:t>
              </w:r>
            </w:hyperlink>
          </w:p>
        </w:tc>
        <w:tc>
          <w:tcPr>
            <w:tcW w:w="4111" w:type="dxa"/>
            <w:tcBorders>
              <w:top w:val="single" w:sz="4" w:space="0" w:color="auto"/>
              <w:left w:val="single" w:sz="4" w:space="0" w:color="auto"/>
              <w:bottom w:val="single" w:sz="4" w:space="0" w:color="auto"/>
              <w:right w:val="single" w:sz="4" w:space="0" w:color="auto"/>
            </w:tcBorders>
            <w:vAlign w:val="center"/>
            <w:hideMark/>
          </w:tcPr>
          <w:p w14:paraId="1079098E" w14:textId="77777777" w:rsidR="00E94A1D" w:rsidRPr="00E94A1D" w:rsidRDefault="00E94A1D" w:rsidP="00E94A1D">
            <w:pPr>
              <w:spacing w:after="0" w:line="240" w:lineRule="auto"/>
              <w:rPr>
                <w:rFonts w:ascii="Calibri" w:eastAsia="Times New Roman" w:hAnsi="Calibri" w:cs="Calibri"/>
                <w:kern w:val="0"/>
                <w:sz w:val="18"/>
                <w:szCs w:val="18"/>
                <w:lang w:bidi="bn-IN"/>
                <w14:ligatures w14:val="none"/>
              </w:rPr>
            </w:pPr>
            <w:r w:rsidRPr="00E94A1D">
              <w:rPr>
                <w:rFonts w:ascii="Calibri" w:eastAsia="Times New Roman" w:hAnsi="Calibri" w:cs="Calibri"/>
                <w:kern w:val="0"/>
                <w:sz w:val="18"/>
                <w:szCs w:val="18"/>
                <w:lang w:bidi="bn-IN"/>
                <w14:ligatures w14:val="none"/>
              </w:rPr>
              <w:t>Home Charging Calculator is an interactive tool that provides users with a cost estimation for charging electric vehicles at home, facilitating informed decision-making and ensuring financial prudence. By utilizing this calculator, individuals can effectively plan their charging schedules, maintain budgetary constraints, and ultimately enhance their home EV charging experience with ease and confidence.</w:t>
            </w:r>
          </w:p>
        </w:tc>
      </w:tr>
      <w:tr w:rsidR="00E94A1D" w:rsidRPr="00E94A1D" w14:paraId="1AA9660E" w14:textId="77777777" w:rsidTr="00E94A1D">
        <w:trPr>
          <w:trHeight w:val="900"/>
        </w:trPr>
        <w:tc>
          <w:tcPr>
            <w:tcW w:w="680" w:type="dxa"/>
            <w:tcBorders>
              <w:top w:val="single" w:sz="4" w:space="0" w:color="auto"/>
              <w:left w:val="single" w:sz="4" w:space="0" w:color="auto"/>
              <w:bottom w:val="single" w:sz="4" w:space="0" w:color="auto"/>
              <w:right w:val="single" w:sz="4" w:space="0" w:color="auto"/>
            </w:tcBorders>
            <w:noWrap/>
            <w:vAlign w:val="center"/>
            <w:hideMark/>
          </w:tcPr>
          <w:p w14:paraId="063096A4" w14:textId="77777777" w:rsidR="00E94A1D" w:rsidRPr="00E94A1D" w:rsidRDefault="00E94A1D" w:rsidP="00E94A1D">
            <w:pPr>
              <w:spacing w:after="0" w:line="240" w:lineRule="auto"/>
              <w:jc w:val="center"/>
              <w:rPr>
                <w:rFonts w:ascii="Calibri" w:eastAsia="Times New Roman" w:hAnsi="Calibri" w:cs="Calibri"/>
                <w:color w:val="000000"/>
                <w:kern w:val="0"/>
                <w:sz w:val="18"/>
                <w:szCs w:val="18"/>
                <w:lang w:bidi="bn-IN"/>
                <w14:ligatures w14:val="none"/>
              </w:rPr>
            </w:pPr>
            <w:r w:rsidRPr="00E94A1D">
              <w:rPr>
                <w:rFonts w:ascii="Calibri" w:eastAsia="Times New Roman" w:hAnsi="Calibri" w:cs="Calibri"/>
                <w:color w:val="000000"/>
                <w:kern w:val="0"/>
                <w:sz w:val="18"/>
                <w:szCs w:val="18"/>
                <w:lang w:bidi="bn-IN"/>
                <w14:ligatures w14:val="none"/>
              </w:rPr>
              <w:t>5</w:t>
            </w:r>
          </w:p>
        </w:tc>
        <w:tc>
          <w:tcPr>
            <w:tcW w:w="2292" w:type="dxa"/>
            <w:tcBorders>
              <w:top w:val="single" w:sz="4" w:space="0" w:color="auto"/>
              <w:left w:val="single" w:sz="4" w:space="0" w:color="auto"/>
              <w:bottom w:val="single" w:sz="4" w:space="0" w:color="auto"/>
              <w:right w:val="single" w:sz="4" w:space="0" w:color="auto"/>
            </w:tcBorders>
            <w:vAlign w:val="center"/>
            <w:hideMark/>
          </w:tcPr>
          <w:p w14:paraId="110FB9AB" w14:textId="77777777" w:rsidR="00E94A1D" w:rsidRPr="00E94A1D" w:rsidRDefault="00E94A1D" w:rsidP="00E94A1D">
            <w:pPr>
              <w:spacing w:after="0" w:line="240" w:lineRule="auto"/>
              <w:rPr>
                <w:rFonts w:ascii="Calibri" w:eastAsia="Times New Roman" w:hAnsi="Calibri" w:cs="Calibri"/>
                <w:color w:val="000000"/>
                <w:kern w:val="0"/>
                <w:sz w:val="18"/>
                <w:szCs w:val="18"/>
                <w:lang w:bidi="bn-IN"/>
                <w14:ligatures w14:val="none"/>
              </w:rPr>
            </w:pPr>
            <w:r w:rsidRPr="00E94A1D">
              <w:rPr>
                <w:rFonts w:ascii="Calibri" w:eastAsia="Times New Roman" w:hAnsi="Calibri" w:cs="Calibri"/>
                <w:color w:val="000000"/>
                <w:kern w:val="0"/>
                <w:sz w:val="18"/>
                <w:szCs w:val="18"/>
                <w:lang w:bidi="bn-IN"/>
                <w14:ligatures w14:val="none"/>
              </w:rPr>
              <w:t>GO EC Auto tech PVT LTD.</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3528F6B" w14:textId="77777777" w:rsidR="00E94A1D" w:rsidRPr="00E94A1D" w:rsidRDefault="00BD5023" w:rsidP="00E94A1D">
            <w:pPr>
              <w:spacing w:after="0" w:line="240" w:lineRule="auto"/>
              <w:rPr>
                <w:rFonts w:ascii="Calibri" w:eastAsia="Times New Roman" w:hAnsi="Calibri" w:cs="Calibri"/>
                <w:color w:val="0563C1"/>
                <w:kern w:val="0"/>
                <w:sz w:val="18"/>
                <w:szCs w:val="18"/>
                <w:u w:val="single"/>
                <w:lang w:bidi="bn-IN"/>
                <w14:ligatures w14:val="none"/>
              </w:rPr>
            </w:pPr>
            <w:hyperlink r:id="rId48" w:history="1">
              <w:r w:rsidR="00E94A1D" w:rsidRPr="00E94A1D">
                <w:rPr>
                  <w:rFonts w:ascii="Calibri" w:eastAsia="Times New Roman" w:hAnsi="Calibri" w:cs="Calibri"/>
                  <w:color w:val="0563C1"/>
                  <w:kern w:val="0"/>
                  <w:sz w:val="18"/>
                  <w:szCs w:val="18"/>
                  <w:u w:val="single"/>
                  <w:lang w:bidi="bn-IN"/>
                  <w14:ligatures w14:val="none"/>
                </w:rPr>
                <w:t>Public Charging Calculator</w:t>
              </w:r>
            </w:hyperlink>
          </w:p>
        </w:tc>
        <w:tc>
          <w:tcPr>
            <w:tcW w:w="4111" w:type="dxa"/>
            <w:tcBorders>
              <w:top w:val="single" w:sz="4" w:space="0" w:color="auto"/>
              <w:left w:val="single" w:sz="4" w:space="0" w:color="auto"/>
              <w:bottom w:val="single" w:sz="4" w:space="0" w:color="auto"/>
              <w:right w:val="single" w:sz="4" w:space="0" w:color="auto"/>
            </w:tcBorders>
            <w:vAlign w:val="center"/>
            <w:hideMark/>
          </w:tcPr>
          <w:p w14:paraId="3154BB7D" w14:textId="77777777" w:rsidR="00E94A1D" w:rsidRPr="00E94A1D" w:rsidRDefault="00E94A1D" w:rsidP="00E94A1D">
            <w:pPr>
              <w:spacing w:after="0" w:line="240" w:lineRule="auto"/>
              <w:rPr>
                <w:rFonts w:ascii="Calibri" w:eastAsia="Times New Roman" w:hAnsi="Calibri" w:cs="Calibri"/>
                <w:kern w:val="0"/>
                <w:sz w:val="18"/>
                <w:szCs w:val="18"/>
                <w:lang w:bidi="bn-IN"/>
                <w14:ligatures w14:val="none"/>
              </w:rPr>
            </w:pPr>
            <w:r w:rsidRPr="00E94A1D">
              <w:rPr>
                <w:rFonts w:ascii="Calibri" w:eastAsia="Times New Roman" w:hAnsi="Calibri" w:cs="Calibri"/>
                <w:kern w:val="0"/>
                <w:sz w:val="18"/>
                <w:szCs w:val="18"/>
                <w:lang w:bidi="bn-IN"/>
                <w14:ligatures w14:val="none"/>
              </w:rPr>
              <w:t>Public Charging Calculator is an user-friendly tool empowers to accurately estimate the cost of charging sessions in real-time, enabling strategic decision-making regarding trip routes and budget management.</w:t>
            </w:r>
          </w:p>
        </w:tc>
      </w:tr>
      <w:tr w:rsidR="00E94A1D" w:rsidRPr="00E94A1D" w14:paraId="107BE4BE" w14:textId="77777777" w:rsidTr="00E94A1D">
        <w:trPr>
          <w:trHeight w:val="1200"/>
        </w:trPr>
        <w:tc>
          <w:tcPr>
            <w:tcW w:w="680" w:type="dxa"/>
            <w:tcBorders>
              <w:top w:val="single" w:sz="4" w:space="0" w:color="auto"/>
              <w:left w:val="single" w:sz="4" w:space="0" w:color="auto"/>
              <w:bottom w:val="single" w:sz="4" w:space="0" w:color="auto"/>
              <w:right w:val="single" w:sz="4" w:space="0" w:color="auto"/>
            </w:tcBorders>
            <w:noWrap/>
            <w:vAlign w:val="center"/>
            <w:hideMark/>
          </w:tcPr>
          <w:p w14:paraId="6FBCF10A" w14:textId="77777777" w:rsidR="00E94A1D" w:rsidRPr="00E94A1D" w:rsidRDefault="00E94A1D" w:rsidP="00E94A1D">
            <w:pPr>
              <w:spacing w:after="0" w:line="240" w:lineRule="auto"/>
              <w:jc w:val="center"/>
              <w:rPr>
                <w:rFonts w:ascii="Calibri" w:eastAsia="Times New Roman" w:hAnsi="Calibri" w:cs="Calibri"/>
                <w:color w:val="000000"/>
                <w:kern w:val="0"/>
                <w:sz w:val="18"/>
                <w:szCs w:val="18"/>
                <w:lang w:bidi="bn-IN"/>
                <w14:ligatures w14:val="none"/>
              </w:rPr>
            </w:pPr>
            <w:r w:rsidRPr="00E94A1D">
              <w:rPr>
                <w:rFonts w:ascii="Calibri" w:eastAsia="Times New Roman" w:hAnsi="Calibri" w:cs="Calibri"/>
                <w:color w:val="000000"/>
                <w:kern w:val="0"/>
                <w:sz w:val="18"/>
                <w:szCs w:val="18"/>
                <w:lang w:bidi="bn-IN"/>
                <w14:ligatures w14:val="none"/>
              </w:rPr>
              <w:t>6</w:t>
            </w:r>
          </w:p>
        </w:tc>
        <w:tc>
          <w:tcPr>
            <w:tcW w:w="2292" w:type="dxa"/>
            <w:tcBorders>
              <w:top w:val="single" w:sz="4" w:space="0" w:color="auto"/>
              <w:left w:val="single" w:sz="4" w:space="0" w:color="auto"/>
              <w:bottom w:val="single" w:sz="4" w:space="0" w:color="auto"/>
              <w:right w:val="single" w:sz="4" w:space="0" w:color="auto"/>
            </w:tcBorders>
            <w:vAlign w:val="center"/>
            <w:hideMark/>
          </w:tcPr>
          <w:p w14:paraId="3E77F130" w14:textId="77777777" w:rsidR="00E94A1D" w:rsidRPr="00E94A1D" w:rsidRDefault="00E94A1D" w:rsidP="00E94A1D">
            <w:pPr>
              <w:spacing w:after="0" w:line="240" w:lineRule="auto"/>
              <w:rPr>
                <w:rFonts w:ascii="Calibri" w:eastAsia="Times New Roman" w:hAnsi="Calibri" w:cs="Calibri"/>
                <w:color w:val="000000"/>
                <w:kern w:val="0"/>
                <w:sz w:val="18"/>
                <w:szCs w:val="18"/>
                <w:lang w:bidi="bn-IN"/>
                <w14:ligatures w14:val="none"/>
              </w:rPr>
            </w:pPr>
            <w:r w:rsidRPr="00E94A1D">
              <w:rPr>
                <w:rFonts w:ascii="Calibri" w:eastAsia="Times New Roman" w:hAnsi="Calibri" w:cs="Calibri"/>
                <w:color w:val="000000"/>
                <w:kern w:val="0"/>
                <w:sz w:val="18"/>
                <w:szCs w:val="18"/>
                <w:lang w:bidi="bn-IN"/>
                <w14:ligatures w14:val="none"/>
              </w:rPr>
              <w:t>Connectriq Engineering Services LLP</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A6C8F4A" w14:textId="77777777" w:rsidR="00E94A1D" w:rsidRPr="00E94A1D" w:rsidRDefault="00BD5023" w:rsidP="00E94A1D">
            <w:pPr>
              <w:spacing w:after="0" w:line="240" w:lineRule="auto"/>
              <w:rPr>
                <w:rFonts w:ascii="Calibri" w:eastAsia="Times New Roman" w:hAnsi="Calibri" w:cs="Calibri"/>
                <w:color w:val="0563C1"/>
                <w:kern w:val="0"/>
                <w:sz w:val="18"/>
                <w:szCs w:val="18"/>
                <w:u w:val="single"/>
                <w:lang w:bidi="bn-IN"/>
                <w14:ligatures w14:val="none"/>
              </w:rPr>
            </w:pPr>
            <w:hyperlink r:id="rId49" w:history="1">
              <w:r w:rsidR="00E94A1D" w:rsidRPr="00E94A1D">
                <w:rPr>
                  <w:rFonts w:ascii="Calibri" w:eastAsia="Times New Roman" w:hAnsi="Calibri" w:cs="Calibri"/>
                  <w:color w:val="0563C1"/>
                  <w:kern w:val="0"/>
                  <w:sz w:val="18"/>
                  <w:szCs w:val="18"/>
                  <w:u w:val="single"/>
                  <w:lang w:bidi="bn-IN"/>
                  <w14:ligatures w14:val="none"/>
                </w:rPr>
                <w:t>EV Charging Time Calculator</w:t>
              </w:r>
            </w:hyperlink>
          </w:p>
        </w:tc>
        <w:tc>
          <w:tcPr>
            <w:tcW w:w="4111" w:type="dxa"/>
            <w:tcBorders>
              <w:top w:val="single" w:sz="4" w:space="0" w:color="auto"/>
              <w:left w:val="single" w:sz="4" w:space="0" w:color="auto"/>
              <w:bottom w:val="single" w:sz="4" w:space="0" w:color="auto"/>
              <w:right w:val="single" w:sz="4" w:space="0" w:color="auto"/>
            </w:tcBorders>
            <w:vAlign w:val="center"/>
            <w:hideMark/>
          </w:tcPr>
          <w:p w14:paraId="51C1BCFC" w14:textId="77777777" w:rsidR="00E94A1D" w:rsidRPr="00E94A1D" w:rsidRDefault="00E94A1D" w:rsidP="00E94A1D">
            <w:pPr>
              <w:spacing w:after="0" w:line="240" w:lineRule="auto"/>
              <w:rPr>
                <w:rFonts w:ascii="Calibri" w:eastAsia="Times New Roman" w:hAnsi="Calibri" w:cs="Calibri"/>
                <w:kern w:val="0"/>
                <w:sz w:val="18"/>
                <w:szCs w:val="18"/>
                <w:lang w:bidi="bn-IN"/>
                <w14:ligatures w14:val="none"/>
              </w:rPr>
            </w:pPr>
            <w:r w:rsidRPr="00E94A1D">
              <w:rPr>
                <w:rFonts w:ascii="Calibri" w:eastAsia="Times New Roman" w:hAnsi="Calibri" w:cs="Calibri"/>
                <w:kern w:val="0"/>
                <w:sz w:val="18"/>
                <w:szCs w:val="18"/>
                <w:lang w:bidi="bn-IN"/>
                <w14:ligatures w14:val="none"/>
              </w:rPr>
              <w:t>The Charging Time Calculator provides estimates for both AC and DC charging stations. The application uses inputs such as  car model, charger capacity, current charge level, and target charging level along with fixed battery capacity and onboard charger details to estimate the charging time.</w:t>
            </w:r>
          </w:p>
        </w:tc>
      </w:tr>
    </w:tbl>
    <w:p w14:paraId="4D474EF8" w14:textId="77777777" w:rsidR="001E344B" w:rsidRDefault="001E344B" w:rsidP="001E344B"/>
    <w:p w14:paraId="1C486850" w14:textId="63B868AB" w:rsidR="001E344B" w:rsidRDefault="001E344B" w:rsidP="001E344B">
      <w:pPr>
        <w:pStyle w:val="Heading2"/>
      </w:pPr>
      <w:bookmarkStart w:id="86" w:name="_Toc172827746"/>
      <w:bookmarkStart w:id="87" w:name="_Toc172827862"/>
      <w:r>
        <w:t>E-Buses in STUs</w:t>
      </w:r>
      <w:bookmarkEnd w:id="86"/>
      <w:bookmarkEnd w:id="87"/>
    </w:p>
    <w:p w14:paraId="5DF5DEFA" w14:textId="31D6BCEE" w:rsidR="00923952" w:rsidRDefault="00923952" w:rsidP="008A4F06">
      <w:pPr>
        <w:pStyle w:val="ListParagraph"/>
        <w:numPr>
          <w:ilvl w:val="0"/>
          <w:numId w:val="40"/>
        </w:numPr>
      </w:pPr>
      <w:r>
        <w:t xml:space="preserve">Please use the card below. </w:t>
      </w:r>
    </w:p>
    <w:p w14:paraId="641B8216" w14:textId="0E5A76B0" w:rsidR="00923952" w:rsidRPr="00923952" w:rsidRDefault="00923952" w:rsidP="00923952">
      <w:pPr>
        <w:jc w:val="center"/>
      </w:pPr>
      <w:r>
        <w:rPr>
          <w:noProof/>
        </w:rPr>
        <w:drawing>
          <wp:inline distT="0" distB="0" distL="0" distR="0" wp14:anchorId="3F87F89B" wp14:editId="6B1C88A3">
            <wp:extent cx="1133475" cy="12629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8" cstate="print">
                      <a:extLst>
                        <a:ext uri="{28A0092B-C50C-407E-A947-70E740481C1C}">
                          <a14:useLocalDpi xmlns:a14="http://schemas.microsoft.com/office/drawing/2010/main" val="0"/>
                        </a:ext>
                      </a:extLst>
                    </a:blip>
                    <a:srcRect l="74167" b="50258"/>
                    <a:stretch/>
                  </pic:blipFill>
                  <pic:spPr bwMode="auto">
                    <a:xfrm>
                      <a:off x="0" y="0"/>
                      <a:ext cx="1133822" cy="1263346"/>
                    </a:xfrm>
                    <a:prstGeom prst="rect">
                      <a:avLst/>
                    </a:prstGeom>
                    <a:ln>
                      <a:noFill/>
                    </a:ln>
                    <a:extLst>
                      <a:ext uri="{53640926-AAD7-44D8-BBD7-CCE9431645EC}">
                        <a14:shadowObscured xmlns:a14="http://schemas.microsoft.com/office/drawing/2010/main"/>
                      </a:ext>
                    </a:extLst>
                  </pic:spPr>
                </pic:pic>
              </a:graphicData>
            </a:graphic>
          </wp:inline>
        </w:drawing>
      </w:r>
    </w:p>
    <w:p w14:paraId="35008532" w14:textId="1A935781" w:rsidR="001E344B" w:rsidRDefault="00923952" w:rsidP="008A4F06">
      <w:pPr>
        <w:pStyle w:val="ListParagraph"/>
        <w:numPr>
          <w:ilvl w:val="0"/>
          <w:numId w:val="40"/>
        </w:numPr>
      </w:pPr>
      <w:r>
        <w:t>U</w:t>
      </w:r>
      <w:r w:rsidR="001E344B">
        <w:t>pdate Buses in STUs Card. Please rename as '</w:t>
      </w:r>
      <w:r w:rsidR="00BA49AF">
        <w:t>E</w:t>
      </w:r>
      <w:r w:rsidR="001E344B">
        <w:t>-</w:t>
      </w:r>
      <w:r w:rsidR="00BA49AF">
        <w:t>B</w:t>
      </w:r>
      <w:r w:rsidR="001E344B">
        <w:t xml:space="preserve">uses in State Transport Undertakings'. Please create a thematic map for e-buses and share of e-buses in public transport fleet by STUs. </w:t>
      </w:r>
      <w:r w:rsidR="00E94A1D">
        <w:t xml:space="preserve">Attaching </w:t>
      </w:r>
      <w:r w:rsidR="006C2775">
        <w:t>data for map generation:</w:t>
      </w:r>
    </w:p>
    <w:tbl>
      <w:tblPr>
        <w:tblStyle w:val="TableGrid"/>
        <w:tblW w:w="6400" w:type="dxa"/>
        <w:jc w:val="center"/>
        <w:tblLook w:val="04A0" w:firstRow="1" w:lastRow="0" w:firstColumn="1" w:lastColumn="0" w:noHBand="0" w:noVBand="1"/>
      </w:tblPr>
      <w:tblGrid>
        <w:gridCol w:w="2560"/>
        <w:gridCol w:w="864"/>
        <w:gridCol w:w="1056"/>
        <w:gridCol w:w="772"/>
        <w:gridCol w:w="1148"/>
      </w:tblGrid>
      <w:tr w:rsidR="006E7253" w:rsidRPr="006E7253" w14:paraId="6B42D547" w14:textId="77777777" w:rsidTr="00BA49AF">
        <w:trPr>
          <w:trHeight w:val="300"/>
          <w:jc w:val="center"/>
        </w:trPr>
        <w:tc>
          <w:tcPr>
            <w:tcW w:w="2560" w:type="dxa"/>
            <w:noWrap/>
            <w:hideMark/>
          </w:tcPr>
          <w:p w14:paraId="21C6FC35" w14:textId="77777777" w:rsidR="006E7253" w:rsidRPr="006E7253" w:rsidRDefault="006E7253" w:rsidP="006E7253">
            <w:pPr>
              <w:rPr>
                <w:rFonts w:ascii="Times New Roman" w:eastAsia="Times New Roman" w:hAnsi="Times New Roman" w:cs="Times New Roman"/>
                <w:kern w:val="0"/>
                <w:sz w:val="24"/>
                <w:szCs w:val="24"/>
                <w:lang w:bidi="bn-IN"/>
                <w14:ligatures w14:val="none"/>
              </w:rPr>
            </w:pPr>
          </w:p>
        </w:tc>
        <w:tc>
          <w:tcPr>
            <w:tcW w:w="1920" w:type="dxa"/>
            <w:gridSpan w:val="2"/>
            <w:noWrap/>
            <w:hideMark/>
          </w:tcPr>
          <w:p w14:paraId="69C65298" w14:textId="77777777" w:rsidR="006E7253" w:rsidRPr="006E7253" w:rsidRDefault="006E7253" w:rsidP="006E7253">
            <w:pPr>
              <w:jc w:val="cente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Own fleet</w:t>
            </w:r>
          </w:p>
        </w:tc>
        <w:tc>
          <w:tcPr>
            <w:tcW w:w="1920" w:type="dxa"/>
            <w:gridSpan w:val="2"/>
            <w:noWrap/>
            <w:hideMark/>
          </w:tcPr>
          <w:p w14:paraId="785B8D26" w14:textId="77777777" w:rsidR="006E7253" w:rsidRPr="006E7253" w:rsidRDefault="006E7253" w:rsidP="006E7253">
            <w:pPr>
              <w:jc w:val="cente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Hired fleet</w:t>
            </w:r>
          </w:p>
        </w:tc>
      </w:tr>
      <w:tr w:rsidR="006E7253" w:rsidRPr="006E7253" w14:paraId="19295921" w14:textId="77777777" w:rsidTr="00BA49AF">
        <w:trPr>
          <w:trHeight w:val="300"/>
          <w:jc w:val="center"/>
        </w:trPr>
        <w:tc>
          <w:tcPr>
            <w:tcW w:w="2560" w:type="dxa"/>
            <w:noWrap/>
            <w:hideMark/>
          </w:tcPr>
          <w:p w14:paraId="7DFCE2F9"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State</w:t>
            </w:r>
          </w:p>
        </w:tc>
        <w:tc>
          <w:tcPr>
            <w:tcW w:w="864" w:type="dxa"/>
            <w:noWrap/>
            <w:hideMark/>
          </w:tcPr>
          <w:p w14:paraId="699C7718" w14:textId="77777777" w:rsidR="006E7253" w:rsidRPr="006E7253" w:rsidRDefault="006E7253" w:rsidP="006E7253">
            <w:pPr>
              <w:jc w:val="cente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Total</w:t>
            </w:r>
          </w:p>
        </w:tc>
        <w:tc>
          <w:tcPr>
            <w:tcW w:w="1056" w:type="dxa"/>
            <w:noWrap/>
            <w:hideMark/>
          </w:tcPr>
          <w:p w14:paraId="3291D1AD"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E-buses</w:t>
            </w:r>
          </w:p>
        </w:tc>
        <w:tc>
          <w:tcPr>
            <w:tcW w:w="772" w:type="dxa"/>
            <w:noWrap/>
            <w:hideMark/>
          </w:tcPr>
          <w:p w14:paraId="1F259A4A" w14:textId="77777777" w:rsidR="006E7253" w:rsidRPr="006E7253" w:rsidRDefault="006E7253" w:rsidP="006E7253">
            <w:pPr>
              <w:jc w:val="cente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Total</w:t>
            </w:r>
          </w:p>
        </w:tc>
        <w:tc>
          <w:tcPr>
            <w:tcW w:w="1148" w:type="dxa"/>
            <w:noWrap/>
            <w:hideMark/>
          </w:tcPr>
          <w:p w14:paraId="009CC474"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E-buses</w:t>
            </w:r>
          </w:p>
        </w:tc>
      </w:tr>
      <w:tr w:rsidR="006E7253" w:rsidRPr="006E7253" w14:paraId="1153F3B1" w14:textId="77777777" w:rsidTr="00BA49AF">
        <w:trPr>
          <w:trHeight w:val="300"/>
          <w:jc w:val="center"/>
        </w:trPr>
        <w:tc>
          <w:tcPr>
            <w:tcW w:w="2560" w:type="dxa"/>
            <w:noWrap/>
            <w:hideMark/>
          </w:tcPr>
          <w:p w14:paraId="624D094D" w14:textId="4BD40E16"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Andaman &amp; Nicobar</w:t>
            </w:r>
            <w:r w:rsidR="003B44DF">
              <w:rPr>
                <w:rFonts w:ascii="Calibri" w:eastAsia="Times New Roman" w:hAnsi="Calibri" w:cs="Calibri"/>
                <w:color w:val="000000"/>
                <w:kern w:val="0"/>
                <w:lang w:bidi="bn-IN"/>
                <w14:ligatures w14:val="none"/>
              </w:rPr>
              <w:t xml:space="preserve"> Islands</w:t>
            </w:r>
          </w:p>
        </w:tc>
        <w:tc>
          <w:tcPr>
            <w:tcW w:w="864" w:type="dxa"/>
            <w:noWrap/>
            <w:hideMark/>
          </w:tcPr>
          <w:p w14:paraId="406AAACC"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276</w:t>
            </w:r>
          </w:p>
        </w:tc>
        <w:tc>
          <w:tcPr>
            <w:tcW w:w="1056" w:type="dxa"/>
            <w:noWrap/>
            <w:hideMark/>
          </w:tcPr>
          <w:p w14:paraId="572731C5"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15AD2E5B"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38</w:t>
            </w:r>
          </w:p>
        </w:tc>
        <w:tc>
          <w:tcPr>
            <w:tcW w:w="1148" w:type="dxa"/>
            <w:noWrap/>
            <w:hideMark/>
          </w:tcPr>
          <w:p w14:paraId="2FD82018"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24</w:t>
            </w:r>
          </w:p>
        </w:tc>
      </w:tr>
      <w:tr w:rsidR="006E7253" w:rsidRPr="006E7253" w14:paraId="2F02C8BA" w14:textId="77777777" w:rsidTr="00BA49AF">
        <w:trPr>
          <w:trHeight w:val="300"/>
          <w:jc w:val="center"/>
        </w:trPr>
        <w:tc>
          <w:tcPr>
            <w:tcW w:w="2560" w:type="dxa"/>
            <w:noWrap/>
            <w:hideMark/>
          </w:tcPr>
          <w:p w14:paraId="5CB87EE7"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Andhra Pradesh</w:t>
            </w:r>
          </w:p>
        </w:tc>
        <w:tc>
          <w:tcPr>
            <w:tcW w:w="864" w:type="dxa"/>
            <w:noWrap/>
            <w:hideMark/>
          </w:tcPr>
          <w:p w14:paraId="2CE94733"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8385</w:t>
            </w:r>
          </w:p>
        </w:tc>
        <w:tc>
          <w:tcPr>
            <w:tcW w:w="1056" w:type="dxa"/>
            <w:noWrap/>
            <w:hideMark/>
          </w:tcPr>
          <w:p w14:paraId="0C5D3CDB"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6FF4626A"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2633</w:t>
            </w:r>
          </w:p>
        </w:tc>
        <w:tc>
          <w:tcPr>
            <w:tcW w:w="1148" w:type="dxa"/>
            <w:noWrap/>
            <w:hideMark/>
          </w:tcPr>
          <w:p w14:paraId="0D7079F1"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64</w:t>
            </w:r>
          </w:p>
        </w:tc>
      </w:tr>
      <w:tr w:rsidR="006E7253" w:rsidRPr="006E7253" w14:paraId="488EF46F" w14:textId="77777777" w:rsidTr="00BA49AF">
        <w:trPr>
          <w:trHeight w:val="300"/>
          <w:jc w:val="center"/>
        </w:trPr>
        <w:tc>
          <w:tcPr>
            <w:tcW w:w="2560" w:type="dxa"/>
            <w:noWrap/>
            <w:hideMark/>
          </w:tcPr>
          <w:p w14:paraId="18DB4790"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Arunachal Pradesh</w:t>
            </w:r>
          </w:p>
        </w:tc>
        <w:tc>
          <w:tcPr>
            <w:tcW w:w="864" w:type="dxa"/>
            <w:noWrap/>
            <w:hideMark/>
          </w:tcPr>
          <w:p w14:paraId="2F55176F"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377</w:t>
            </w:r>
          </w:p>
        </w:tc>
        <w:tc>
          <w:tcPr>
            <w:tcW w:w="1056" w:type="dxa"/>
            <w:noWrap/>
            <w:hideMark/>
          </w:tcPr>
          <w:p w14:paraId="6E70D909"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7A4314B1"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10</w:t>
            </w:r>
          </w:p>
        </w:tc>
        <w:tc>
          <w:tcPr>
            <w:tcW w:w="1148" w:type="dxa"/>
            <w:noWrap/>
            <w:hideMark/>
          </w:tcPr>
          <w:p w14:paraId="7A7DD630"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r>
      <w:tr w:rsidR="006E7253" w:rsidRPr="006E7253" w14:paraId="2247FC0E" w14:textId="77777777" w:rsidTr="00BA49AF">
        <w:trPr>
          <w:trHeight w:val="300"/>
          <w:jc w:val="center"/>
        </w:trPr>
        <w:tc>
          <w:tcPr>
            <w:tcW w:w="2560" w:type="dxa"/>
            <w:noWrap/>
            <w:hideMark/>
          </w:tcPr>
          <w:p w14:paraId="2F44300D"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Assam</w:t>
            </w:r>
          </w:p>
        </w:tc>
        <w:tc>
          <w:tcPr>
            <w:tcW w:w="864" w:type="dxa"/>
            <w:noWrap/>
            <w:hideMark/>
          </w:tcPr>
          <w:p w14:paraId="65F42183"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877</w:t>
            </w:r>
          </w:p>
        </w:tc>
        <w:tc>
          <w:tcPr>
            <w:tcW w:w="1056" w:type="dxa"/>
            <w:noWrap/>
            <w:hideMark/>
          </w:tcPr>
          <w:p w14:paraId="61B680AB"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15</w:t>
            </w:r>
          </w:p>
        </w:tc>
        <w:tc>
          <w:tcPr>
            <w:tcW w:w="772" w:type="dxa"/>
            <w:noWrap/>
            <w:hideMark/>
          </w:tcPr>
          <w:p w14:paraId="31731768"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1148" w:type="dxa"/>
            <w:noWrap/>
            <w:hideMark/>
          </w:tcPr>
          <w:p w14:paraId="2755D137"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r>
      <w:tr w:rsidR="006E7253" w:rsidRPr="006E7253" w14:paraId="21644EAF" w14:textId="77777777" w:rsidTr="00BA49AF">
        <w:trPr>
          <w:trHeight w:val="300"/>
          <w:jc w:val="center"/>
        </w:trPr>
        <w:tc>
          <w:tcPr>
            <w:tcW w:w="2560" w:type="dxa"/>
            <w:noWrap/>
            <w:hideMark/>
          </w:tcPr>
          <w:p w14:paraId="3E9D6D18"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Orissa</w:t>
            </w:r>
          </w:p>
        </w:tc>
        <w:tc>
          <w:tcPr>
            <w:tcW w:w="864" w:type="dxa"/>
            <w:noWrap/>
            <w:hideMark/>
          </w:tcPr>
          <w:p w14:paraId="386EFA8D"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30</w:t>
            </w:r>
          </w:p>
        </w:tc>
        <w:tc>
          <w:tcPr>
            <w:tcW w:w="1056" w:type="dxa"/>
            <w:noWrap/>
            <w:hideMark/>
          </w:tcPr>
          <w:p w14:paraId="148EBBFB"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42CE4DF9"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310</w:t>
            </w:r>
          </w:p>
        </w:tc>
        <w:tc>
          <w:tcPr>
            <w:tcW w:w="1148" w:type="dxa"/>
            <w:noWrap/>
            <w:hideMark/>
          </w:tcPr>
          <w:p w14:paraId="7F920F5D"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50</w:t>
            </w:r>
          </w:p>
        </w:tc>
      </w:tr>
      <w:tr w:rsidR="006E7253" w:rsidRPr="006E7253" w14:paraId="3D87D918" w14:textId="77777777" w:rsidTr="00BA49AF">
        <w:trPr>
          <w:trHeight w:val="300"/>
          <w:jc w:val="center"/>
        </w:trPr>
        <w:tc>
          <w:tcPr>
            <w:tcW w:w="2560" w:type="dxa"/>
            <w:noWrap/>
            <w:hideMark/>
          </w:tcPr>
          <w:p w14:paraId="202B58A2"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Bihar</w:t>
            </w:r>
          </w:p>
        </w:tc>
        <w:tc>
          <w:tcPr>
            <w:tcW w:w="864" w:type="dxa"/>
            <w:noWrap/>
            <w:hideMark/>
          </w:tcPr>
          <w:p w14:paraId="39F3F626"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552</w:t>
            </w:r>
          </w:p>
        </w:tc>
        <w:tc>
          <w:tcPr>
            <w:tcW w:w="1056" w:type="dxa"/>
            <w:noWrap/>
            <w:hideMark/>
          </w:tcPr>
          <w:p w14:paraId="5F36EB97"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58F8ED40"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6</w:t>
            </w:r>
          </w:p>
        </w:tc>
        <w:tc>
          <w:tcPr>
            <w:tcW w:w="1148" w:type="dxa"/>
            <w:noWrap/>
            <w:hideMark/>
          </w:tcPr>
          <w:p w14:paraId="60B29195"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25</w:t>
            </w:r>
          </w:p>
        </w:tc>
      </w:tr>
      <w:tr w:rsidR="006E7253" w:rsidRPr="006E7253" w14:paraId="6DD7E66B" w14:textId="77777777" w:rsidTr="00BA49AF">
        <w:trPr>
          <w:trHeight w:val="300"/>
          <w:jc w:val="center"/>
        </w:trPr>
        <w:tc>
          <w:tcPr>
            <w:tcW w:w="2560" w:type="dxa"/>
            <w:noWrap/>
            <w:hideMark/>
          </w:tcPr>
          <w:p w14:paraId="1FA05100"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Chandigarh</w:t>
            </w:r>
          </w:p>
        </w:tc>
        <w:tc>
          <w:tcPr>
            <w:tcW w:w="864" w:type="dxa"/>
            <w:noWrap/>
            <w:hideMark/>
          </w:tcPr>
          <w:p w14:paraId="64503A53"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570</w:t>
            </w:r>
          </w:p>
        </w:tc>
        <w:tc>
          <w:tcPr>
            <w:tcW w:w="1056" w:type="dxa"/>
            <w:noWrap/>
            <w:hideMark/>
          </w:tcPr>
          <w:p w14:paraId="74DA6D5F"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7AA2D2F0"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1148" w:type="dxa"/>
            <w:noWrap/>
            <w:hideMark/>
          </w:tcPr>
          <w:p w14:paraId="53834416"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80</w:t>
            </w:r>
          </w:p>
        </w:tc>
      </w:tr>
      <w:tr w:rsidR="006E7253" w:rsidRPr="006E7253" w14:paraId="5DF9FAAA" w14:textId="77777777" w:rsidTr="00BA49AF">
        <w:trPr>
          <w:trHeight w:val="300"/>
          <w:jc w:val="center"/>
        </w:trPr>
        <w:tc>
          <w:tcPr>
            <w:tcW w:w="2560" w:type="dxa"/>
            <w:noWrap/>
            <w:hideMark/>
          </w:tcPr>
          <w:p w14:paraId="0EAF7C54"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Delhi</w:t>
            </w:r>
          </w:p>
        </w:tc>
        <w:tc>
          <w:tcPr>
            <w:tcW w:w="864" w:type="dxa"/>
            <w:noWrap/>
            <w:hideMark/>
          </w:tcPr>
          <w:p w14:paraId="7D4153E4"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1056" w:type="dxa"/>
            <w:noWrap/>
            <w:hideMark/>
          </w:tcPr>
          <w:p w14:paraId="4E3C4691"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796C0283"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3413</w:t>
            </w:r>
          </w:p>
        </w:tc>
        <w:tc>
          <w:tcPr>
            <w:tcW w:w="1148" w:type="dxa"/>
            <w:noWrap/>
            <w:hideMark/>
          </w:tcPr>
          <w:p w14:paraId="3FA953A0"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94</w:t>
            </w:r>
          </w:p>
        </w:tc>
      </w:tr>
      <w:tr w:rsidR="006E7253" w:rsidRPr="006E7253" w14:paraId="3F2539C0" w14:textId="77777777" w:rsidTr="00BA49AF">
        <w:trPr>
          <w:trHeight w:val="300"/>
          <w:jc w:val="center"/>
        </w:trPr>
        <w:tc>
          <w:tcPr>
            <w:tcW w:w="2560" w:type="dxa"/>
            <w:noWrap/>
            <w:hideMark/>
          </w:tcPr>
          <w:p w14:paraId="5A1227EB"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Delhi</w:t>
            </w:r>
          </w:p>
        </w:tc>
        <w:tc>
          <w:tcPr>
            <w:tcW w:w="864" w:type="dxa"/>
            <w:noWrap/>
            <w:hideMark/>
          </w:tcPr>
          <w:p w14:paraId="05924C40"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3637</w:t>
            </w:r>
          </w:p>
        </w:tc>
        <w:tc>
          <w:tcPr>
            <w:tcW w:w="1056" w:type="dxa"/>
            <w:noWrap/>
            <w:hideMark/>
          </w:tcPr>
          <w:p w14:paraId="5883D99D"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2</w:t>
            </w:r>
          </w:p>
        </w:tc>
        <w:tc>
          <w:tcPr>
            <w:tcW w:w="772" w:type="dxa"/>
            <w:noWrap/>
            <w:hideMark/>
          </w:tcPr>
          <w:p w14:paraId="554035E0"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1148" w:type="dxa"/>
            <w:noWrap/>
            <w:hideMark/>
          </w:tcPr>
          <w:p w14:paraId="1B5FA40D"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300</w:t>
            </w:r>
          </w:p>
        </w:tc>
      </w:tr>
      <w:tr w:rsidR="006E7253" w:rsidRPr="006E7253" w14:paraId="13C4862C" w14:textId="77777777" w:rsidTr="00BA49AF">
        <w:trPr>
          <w:trHeight w:val="300"/>
          <w:jc w:val="center"/>
        </w:trPr>
        <w:tc>
          <w:tcPr>
            <w:tcW w:w="2560" w:type="dxa"/>
            <w:noWrap/>
            <w:hideMark/>
          </w:tcPr>
          <w:p w14:paraId="122548FA"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Haryana</w:t>
            </w:r>
          </w:p>
        </w:tc>
        <w:tc>
          <w:tcPr>
            <w:tcW w:w="864" w:type="dxa"/>
            <w:noWrap/>
            <w:hideMark/>
          </w:tcPr>
          <w:p w14:paraId="3B6D6A93"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2956</w:t>
            </w:r>
          </w:p>
        </w:tc>
        <w:tc>
          <w:tcPr>
            <w:tcW w:w="1056" w:type="dxa"/>
            <w:noWrap/>
            <w:hideMark/>
          </w:tcPr>
          <w:p w14:paraId="6F9E5561"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75</w:t>
            </w:r>
          </w:p>
        </w:tc>
        <w:tc>
          <w:tcPr>
            <w:tcW w:w="772" w:type="dxa"/>
            <w:noWrap/>
            <w:hideMark/>
          </w:tcPr>
          <w:p w14:paraId="283E4B1F"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28</w:t>
            </w:r>
          </w:p>
        </w:tc>
        <w:tc>
          <w:tcPr>
            <w:tcW w:w="1148" w:type="dxa"/>
            <w:noWrap/>
            <w:hideMark/>
          </w:tcPr>
          <w:p w14:paraId="78D4B8DA"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r>
      <w:tr w:rsidR="006E7253" w:rsidRPr="006E7253" w14:paraId="215D2367" w14:textId="77777777" w:rsidTr="00BA49AF">
        <w:trPr>
          <w:trHeight w:val="300"/>
          <w:jc w:val="center"/>
        </w:trPr>
        <w:tc>
          <w:tcPr>
            <w:tcW w:w="2560" w:type="dxa"/>
            <w:noWrap/>
            <w:hideMark/>
          </w:tcPr>
          <w:p w14:paraId="755C0CF0"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Jammu and Kashmir</w:t>
            </w:r>
          </w:p>
        </w:tc>
        <w:tc>
          <w:tcPr>
            <w:tcW w:w="864" w:type="dxa"/>
            <w:noWrap/>
            <w:hideMark/>
          </w:tcPr>
          <w:p w14:paraId="676953EA"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727</w:t>
            </w:r>
          </w:p>
        </w:tc>
        <w:tc>
          <w:tcPr>
            <w:tcW w:w="1056" w:type="dxa"/>
            <w:noWrap/>
            <w:hideMark/>
          </w:tcPr>
          <w:p w14:paraId="4EC5143E"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40</w:t>
            </w:r>
          </w:p>
        </w:tc>
        <w:tc>
          <w:tcPr>
            <w:tcW w:w="772" w:type="dxa"/>
            <w:noWrap/>
            <w:hideMark/>
          </w:tcPr>
          <w:p w14:paraId="79A67F5D"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1148" w:type="dxa"/>
            <w:noWrap/>
            <w:hideMark/>
          </w:tcPr>
          <w:p w14:paraId="037101C2"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r>
      <w:tr w:rsidR="006E7253" w:rsidRPr="006E7253" w14:paraId="15923301" w14:textId="77777777" w:rsidTr="00BA49AF">
        <w:trPr>
          <w:trHeight w:val="300"/>
          <w:jc w:val="center"/>
        </w:trPr>
        <w:tc>
          <w:tcPr>
            <w:tcW w:w="2560" w:type="dxa"/>
            <w:noWrap/>
            <w:hideMark/>
          </w:tcPr>
          <w:p w14:paraId="0D23FB8A"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Goa</w:t>
            </w:r>
          </w:p>
        </w:tc>
        <w:tc>
          <w:tcPr>
            <w:tcW w:w="864" w:type="dxa"/>
            <w:noWrap/>
            <w:hideMark/>
          </w:tcPr>
          <w:p w14:paraId="38759DCC"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498</w:t>
            </w:r>
          </w:p>
        </w:tc>
        <w:tc>
          <w:tcPr>
            <w:tcW w:w="1056" w:type="dxa"/>
            <w:noWrap/>
            <w:hideMark/>
          </w:tcPr>
          <w:p w14:paraId="13336B96"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20</w:t>
            </w:r>
          </w:p>
        </w:tc>
        <w:tc>
          <w:tcPr>
            <w:tcW w:w="772" w:type="dxa"/>
            <w:noWrap/>
            <w:hideMark/>
          </w:tcPr>
          <w:p w14:paraId="36B3101E"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1148" w:type="dxa"/>
            <w:noWrap/>
            <w:hideMark/>
          </w:tcPr>
          <w:p w14:paraId="0E7E1256"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51</w:t>
            </w:r>
          </w:p>
        </w:tc>
      </w:tr>
      <w:tr w:rsidR="006E7253" w:rsidRPr="006E7253" w14:paraId="710CDFE6" w14:textId="77777777" w:rsidTr="00BA49AF">
        <w:trPr>
          <w:trHeight w:val="300"/>
          <w:jc w:val="center"/>
        </w:trPr>
        <w:tc>
          <w:tcPr>
            <w:tcW w:w="2560" w:type="dxa"/>
            <w:noWrap/>
            <w:hideMark/>
          </w:tcPr>
          <w:p w14:paraId="24BB64F6"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Kerala</w:t>
            </w:r>
          </w:p>
        </w:tc>
        <w:tc>
          <w:tcPr>
            <w:tcW w:w="864" w:type="dxa"/>
            <w:noWrap/>
            <w:hideMark/>
          </w:tcPr>
          <w:p w14:paraId="441D02AA"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5329</w:t>
            </w:r>
          </w:p>
        </w:tc>
        <w:tc>
          <w:tcPr>
            <w:tcW w:w="1056" w:type="dxa"/>
            <w:noWrap/>
            <w:hideMark/>
          </w:tcPr>
          <w:p w14:paraId="27FC10AC"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50</w:t>
            </w:r>
          </w:p>
        </w:tc>
        <w:tc>
          <w:tcPr>
            <w:tcW w:w="772" w:type="dxa"/>
            <w:noWrap/>
            <w:hideMark/>
          </w:tcPr>
          <w:p w14:paraId="0C1852F4"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122</w:t>
            </w:r>
          </w:p>
        </w:tc>
        <w:tc>
          <w:tcPr>
            <w:tcW w:w="1148" w:type="dxa"/>
            <w:noWrap/>
            <w:hideMark/>
          </w:tcPr>
          <w:p w14:paraId="1C332486"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r>
      <w:tr w:rsidR="006E7253" w:rsidRPr="006E7253" w14:paraId="73CA8FDF" w14:textId="77777777" w:rsidTr="00BA49AF">
        <w:trPr>
          <w:trHeight w:val="300"/>
          <w:jc w:val="center"/>
        </w:trPr>
        <w:tc>
          <w:tcPr>
            <w:tcW w:w="2560" w:type="dxa"/>
            <w:noWrap/>
            <w:hideMark/>
          </w:tcPr>
          <w:p w14:paraId="15F675BD"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Mizoram</w:t>
            </w:r>
          </w:p>
        </w:tc>
        <w:tc>
          <w:tcPr>
            <w:tcW w:w="864" w:type="dxa"/>
            <w:noWrap/>
            <w:hideMark/>
          </w:tcPr>
          <w:p w14:paraId="2B0F9ED1"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29</w:t>
            </w:r>
          </w:p>
        </w:tc>
        <w:tc>
          <w:tcPr>
            <w:tcW w:w="1056" w:type="dxa"/>
            <w:noWrap/>
            <w:hideMark/>
          </w:tcPr>
          <w:p w14:paraId="114C7286"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3CD233CE"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1148" w:type="dxa"/>
            <w:noWrap/>
            <w:hideMark/>
          </w:tcPr>
          <w:p w14:paraId="671A375B"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r>
      <w:tr w:rsidR="006E7253" w:rsidRPr="006E7253" w14:paraId="75B38955" w14:textId="77777777" w:rsidTr="00BA49AF">
        <w:trPr>
          <w:trHeight w:val="300"/>
          <w:jc w:val="center"/>
        </w:trPr>
        <w:tc>
          <w:tcPr>
            <w:tcW w:w="2560" w:type="dxa"/>
            <w:noWrap/>
            <w:hideMark/>
          </w:tcPr>
          <w:p w14:paraId="3CFE5AD8"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Nagaland</w:t>
            </w:r>
          </w:p>
        </w:tc>
        <w:tc>
          <w:tcPr>
            <w:tcW w:w="864" w:type="dxa"/>
            <w:noWrap/>
            <w:hideMark/>
          </w:tcPr>
          <w:p w14:paraId="04EFDBA0"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177</w:t>
            </w:r>
          </w:p>
        </w:tc>
        <w:tc>
          <w:tcPr>
            <w:tcW w:w="1056" w:type="dxa"/>
            <w:noWrap/>
            <w:hideMark/>
          </w:tcPr>
          <w:p w14:paraId="00C943B9"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4437C555"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1148" w:type="dxa"/>
            <w:noWrap/>
            <w:hideMark/>
          </w:tcPr>
          <w:p w14:paraId="2A9A1F67"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r>
      <w:tr w:rsidR="006E7253" w:rsidRPr="006E7253" w14:paraId="259FBFD2" w14:textId="77777777" w:rsidTr="00BA49AF">
        <w:trPr>
          <w:trHeight w:val="300"/>
          <w:jc w:val="center"/>
        </w:trPr>
        <w:tc>
          <w:tcPr>
            <w:tcW w:w="2560" w:type="dxa"/>
            <w:noWrap/>
            <w:hideMark/>
          </w:tcPr>
          <w:p w14:paraId="03A876B2"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Puducherry</w:t>
            </w:r>
          </w:p>
        </w:tc>
        <w:tc>
          <w:tcPr>
            <w:tcW w:w="864" w:type="dxa"/>
            <w:noWrap/>
            <w:hideMark/>
          </w:tcPr>
          <w:p w14:paraId="70DE4508"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140</w:t>
            </w:r>
          </w:p>
        </w:tc>
        <w:tc>
          <w:tcPr>
            <w:tcW w:w="1056" w:type="dxa"/>
            <w:noWrap/>
            <w:hideMark/>
          </w:tcPr>
          <w:p w14:paraId="1A0B30DB"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3A5DF93B"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1148" w:type="dxa"/>
            <w:noWrap/>
            <w:hideMark/>
          </w:tcPr>
          <w:p w14:paraId="422F24B3"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r>
      <w:tr w:rsidR="006E7253" w:rsidRPr="006E7253" w14:paraId="08A10BF8" w14:textId="77777777" w:rsidTr="00BA49AF">
        <w:trPr>
          <w:trHeight w:val="300"/>
          <w:jc w:val="center"/>
        </w:trPr>
        <w:tc>
          <w:tcPr>
            <w:tcW w:w="2560" w:type="dxa"/>
            <w:noWrap/>
            <w:hideMark/>
          </w:tcPr>
          <w:p w14:paraId="7C8E9821"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Sikkim</w:t>
            </w:r>
          </w:p>
        </w:tc>
        <w:tc>
          <w:tcPr>
            <w:tcW w:w="864" w:type="dxa"/>
            <w:noWrap/>
            <w:hideMark/>
          </w:tcPr>
          <w:p w14:paraId="056F16B7"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94</w:t>
            </w:r>
          </w:p>
        </w:tc>
        <w:tc>
          <w:tcPr>
            <w:tcW w:w="1056" w:type="dxa"/>
            <w:noWrap/>
            <w:hideMark/>
          </w:tcPr>
          <w:p w14:paraId="11C70D2D"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1C512EA6"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1148" w:type="dxa"/>
            <w:noWrap/>
            <w:hideMark/>
          </w:tcPr>
          <w:p w14:paraId="71774BBA"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r>
      <w:tr w:rsidR="006E7253" w:rsidRPr="006E7253" w14:paraId="041582D1" w14:textId="77777777" w:rsidTr="00BA49AF">
        <w:trPr>
          <w:trHeight w:val="300"/>
          <w:jc w:val="center"/>
        </w:trPr>
        <w:tc>
          <w:tcPr>
            <w:tcW w:w="2560" w:type="dxa"/>
            <w:noWrap/>
            <w:hideMark/>
          </w:tcPr>
          <w:p w14:paraId="2554E410"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Telangana</w:t>
            </w:r>
          </w:p>
        </w:tc>
        <w:tc>
          <w:tcPr>
            <w:tcW w:w="864" w:type="dxa"/>
            <w:noWrap/>
            <w:hideMark/>
          </w:tcPr>
          <w:p w14:paraId="44BE11C7"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6904</w:t>
            </w:r>
          </w:p>
        </w:tc>
        <w:tc>
          <w:tcPr>
            <w:tcW w:w="1056" w:type="dxa"/>
            <w:noWrap/>
            <w:hideMark/>
          </w:tcPr>
          <w:p w14:paraId="4ABCE293"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4B4CEEBA"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2950</w:t>
            </w:r>
          </w:p>
        </w:tc>
        <w:tc>
          <w:tcPr>
            <w:tcW w:w="1148" w:type="dxa"/>
            <w:noWrap/>
            <w:hideMark/>
          </w:tcPr>
          <w:p w14:paraId="616F40CA"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40</w:t>
            </w:r>
          </w:p>
        </w:tc>
      </w:tr>
      <w:tr w:rsidR="006E7253" w:rsidRPr="006E7253" w14:paraId="33652E2E" w14:textId="77777777" w:rsidTr="00BA49AF">
        <w:trPr>
          <w:trHeight w:val="300"/>
          <w:jc w:val="center"/>
        </w:trPr>
        <w:tc>
          <w:tcPr>
            <w:tcW w:w="2560" w:type="dxa"/>
            <w:noWrap/>
            <w:hideMark/>
          </w:tcPr>
          <w:p w14:paraId="484841F3"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Tripura</w:t>
            </w:r>
          </w:p>
        </w:tc>
        <w:tc>
          <w:tcPr>
            <w:tcW w:w="864" w:type="dxa"/>
            <w:noWrap/>
            <w:hideMark/>
          </w:tcPr>
          <w:p w14:paraId="1716DFB2"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27</w:t>
            </w:r>
          </w:p>
        </w:tc>
        <w:tc>
          <w:tcPr>
            <w:tcW w:w="1056" w:type="dxa"/>
            <w:noWrap/>
            <w:hideMark/>
          </w:tcPr>
          <w:p w14:paraId="63907007"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37269782"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1148" w:type="dxa"/>
            <w:noWrap/>
            <w:hideMark/>
          </w:tcPr>
          <w:p w14:paraId="5E8F1D55"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r>
      <w:tr w:rsidR="006E7253" w:rsidRPr="006E7253" w14:paraId="3FB57F06" w14:textId="77777777" w:rsidTr="00BA49AF">
        <w:trPr>
          <w:trHeight w:val="300"/>
          <w:jc w:val="center"/>
        </w:trPr>
        <w:tc>
          <w:tcPr>
            <w:tcW w:w="2560" w:type="dxa"/>
            <w:noWrap/>
            <w:hideMark/>
          </w:tcPr>
          <w:p w14:paraId="4BA96E8E"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Uttarakhand</w:t>
            </w:r>
          </w:p>
        </w:tc>
        <w:tc>
          <w:tcPr>
            <w:tcW w:w="864" w:type="dxa"/>
            <w:noWrap/>
            <w:hideMark/>
          </w:tcPr>
          <w:p w14:paraId="3E03213E"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900</w:t>
            </w:r>
          </w:p>
        </w:tc>
        <w:tc>
          <w:tcPr>
            <w:tcW w:w="1056" w:type="dxa"/>
            <w:noWrap/>
            <w:hideMark/>
          </w:tcPr>
          <w:p w14:paraId="191F1155"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57E89A22"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350</w:t>
            </w:r>
          </w:p>
        </w:tc>
        <w:tc>
          <w:tcPr>
            <w:tcW w:w="1148" w:type="dxa"/>
            <w:noWrap/>
            <w:hideMark/>
          </w:tcPr>
          <w:p w14:paraId="116DE34B"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r>
      <w:tr w:rsidR="006E7253" w:rsidRPr="006E7253" w14:paraId="1E28A918" w14:textId="77777777" w:rsidTr="00BA49AF">
        <w:trPr>
          <w:trHeight w:val="300"/>
          <w:jc w:val="center"/>
        </w:trPr>
        <w:tc>
          <w:tcPr>
            <w:tcW w:w="2560" w:type="dxa"/>
            <w:noWrap/>
            <w:hideMark/>
          </w:tcPr>
          <w:p w14:paraId="30D6EDA9"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Uttar Pradesh</w:t>
            </w:r>
          </w:p>
        </w:tc>
        <w:tc>
          <w:tcPr>
            <w:tcW w:w="864" w:type="dxa"/>
            <w:noWrap/>
            <w:hideMark/>
          </w:tcPr>
          <w:p w14:paraId="40683620"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1056" w:type="dxa"/>
            <w:noWrap/>
            <w:hideMark/>
          </w:tcPr>
          <w:p w14:paraId="78F13945"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592F0F7D"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1148" w:type="dxa"/>
            <w:noWrap/>
            <w:hideMark/>
          </w:tcPr>
          <w:p w14:paraId="7D721F53"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25</w:t>
            </w:r>
          </w:p>
        </w:tc>
      </w:tr>
      <w:tr w:rsidR="006E7253" w:rsidRPr="006E7253" w14:paraId="147F2CCA" w14:textId="77777777" w:rsidTr="00BA49AF">
        <w:trPr>
          <w:trHeight w:val="300"/>
          <w:jc w:val="center"/>
        </w:trPr>
        <w:tc>
          <w:tcPr>
            <w:tcW w:w="2560" w:type="dxa"/>
            <w:noWrap/>
            <w:hideMark/>
          </w:tcPr>
          <w:p w14:paraId="18EBAD9A"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Gujarat</w:t>
            </w:r>
          </w:p>
        </w:tc>
        <w:tc>
          <w:tcPr>
            <w:tcW w:w="864" w:type="dxa"/>
            <w:noWrap/>
            <w:hideMark/>
          </w:tcPr>
          <w:p w14:paraId="246FA30C"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8144</w:t>
            </w:r>
          </w:p>
        </w:tc>
        <w:tc>
          <w:tcPr>
            <w:tcW w:w="1056" w:type="dxa"/>
            <w:noWrap/>
            <w:hideMark/>
          </w:tcPr>
          <w:p w14:paraId="69CEBC61"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3B1DB7D8"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1077</w:t>
            </w:r>
          </w:p>
        </w:tc>
        <w:tc>
          <w:tcPr>
            <w:tcW w:w="1148" w:type="dxa"/>
            <w:noWrap/>
            <w:hideMark/>
          </w:tcPr>
          <w:p w14:paraId="7E22B4CE"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208</w:t>
            </w:r>
          </w:p>
        </w:tc>
      </w:tr>
      <w:tr w:rsidR="006E7253" w:rsidRPr="006E7253" w14:paraId="2B42AC4F" w14:textId="77777777" w:rsidTr="00BA49AF">
        <w:trPr>
          <w:trHeight w:val="300"/>
          <w:jc w:val="center"/>
        </w:trPr>
        <w:tc>
          <w:tcPr>
            <w:tcW w:w="2560" w:type="dxa"/>
            <w:noWrap/>
            <w:hideMark/>
          </w:tcPr>
          <w:p w14:paraId="6DE5EEDD" w14:textId="156FAEB3" w:rsidR="006E7253" w:rsidRPr="006E7253" w:rsidRDefault="003B44DF"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Maharashtra</w:t>
            </w:r>
          </w:p>
        </w:tc>
        <w:tc>
          <w:tcPr>
            <w:tcW w:w="864" w:type="dxa"/>
            <w:noWrap/>
            <w:hideMark/>
          </w:tcPr>
          <w:p w14:paraId="290977F1"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19093</w:t>
            </w:r>
          </w:p>
        </w:tc>
        <w:tc>
          <w:tcPr>
            <w:tcW w:w="1056" w:type="dxa"/>
            <w:noWrap/>
            <w:hideMark/>
          </w:tcPr>
          <w:p w14:paraId="6B4B2281"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36</w:t>
            </w:r>
          </w:p>
        </w:tc>
        <w:tc>
          <w:tcPr>
            <w:tcW w:w="772" w:type="dxa"/>
            <w:noWrap/>
            <w:hideMark/>
          </w:tcPr>
          <w:p w14:paraId="3C77936B"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2765</w:t>
            </w:r>
          </w:p>
        </w:tc>
        <w:tc>
          <w:tcPr>
            <w:tcW w:w="1148" w:type="dxa"/>
            <w:noWrap/>
            <w:hideMark/>
          </w:tcPr>
          <w:p w14:paraId="525F40B8"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1251</w:t>
            </w:r>
          </w:p>
        </w:tc>
      </w:tr>
      <w:tr w:rsidR="006E7253" w:rsidRPr="006E7253" w14:paraId="552754A3" w14:textId="77777777" w:rsidTr="00BA49AF">
        <w:trPr>
          <w:trHeight w:val="300"/>
          <w:jc w:val="center"/>
        </w:trPr>
        <w:tc>
          <w:tcPr>
            <w:tcW w:w="2560" w:type="dxa"/>
            <w:noWrap/>
            <w:hideMark/>
          </w:tcPr>
          <w:p w14:paraId="37D927E5"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Tamil Nadu</w:t>
            </w:r>
          </w:p>
        </w:tc>
        <w:tc>
          <w:tcPr>
            <w:tcW w:w="864" w:type="dxa"/>
            <w:noWrap/>
            <w:hideMark/>
          </w:tcPr>
          <w:p w14:paraId="20DC43D3"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16841</w:t>
            </w:r>
          </w:p>
        </w:tc>
        <w:tc>
          <w:tcPr>
            <w:tcW w:w="1056" w:type="dxa"/>
            <w:noWrap/>
            <w:hideMark/>
          </w:tcPr>
          <w:p w14:paraId="3D22C201"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79797DB9"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1148" w:type="dxa"/>
            <w:noWrap/>
            <w:hideMark/>
          </w:tcPr>
          <w:p w14:paraId="44D9087C"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r>
      <w:tr w:rsidR="006E7253" w:rsidRPr="006E7253" w14:paraId="0EC36FC8" w14:textId="77777777" w:rsidTr="00BA49AF">
        <w:trPr>
          <w:trHeight w:val="300"/>
          <w:jc w:val="center"/>
        </w:trPr>
        <w:tc>
          <w:tcPr>
            <w:tcW w:w="2560" w:type="dxa"/>
            <w:noWrap/>
            <w:hideMark/>
          </w:tcPr>
          <w:p w14:paraId="60E6D804"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Karnataka</w:t>
            </w:r>
          </w:p>
        </w:tc>
        <w:tc>
          <w:tcPr>
            <w:tcW w:w="864" w:type="dxa"/>
            <w:noWrap/>
            <w:hideMark/>
          </w:tcPr>
          <w:p w14:paraId="12F9F363"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23409</w:t>
            </w:r>
          </w:p>
        </w:tc>
        <w:tc>
          <w:tcPr>
            <w:tcW w:w="1056" w:type="dxa"/>
            <w:noWrap/>
            <w:hideMark/>
          </w:tcPr>
          <w:p w14:paraId="19FADFF4"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486E55F4"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1148" w:type="dxa"/>
            <w:noWrap/>
            <w:hideMark/>
          </w:tcPr>
          <w:p w14:paraId="4BE441F7"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440</w:t>
            </w:r>
          </w:p>
        </w:tc>
      </w:tr>
      <w:tr w:rsidR="006E7253" w:rsidRPr="006E7253" w14:paraId="3DFADA77" w14:textId="77777777" w:rsidTr="00BA49AF">
        <w:trPr>
          <w:trHeight w:val="300"/>
          <w:jc w:val="center"/>
        </w:trPr>
        <w:tc>
          <w:tcPr>
            <w:tcW w:w="2560" w:type="dxa"/>
            <w:noWrap/>
            <w:hideMark/>
          </w:tcPr>
          <w:p w14:paraId="7AA41755"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Uttar Pradesh</w:t>
            </w:r>
          </w:p>
        </w:tc>
        <w:tc>
          <w:tcPr>
            <w:tcW w:w="864" w:type="dxa"/>
            <w:noWrap/>
            <w:hideMark/>
          </w:tcPr>
          <w:p w14:paraId="04200341"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8643</w:t>
            </w:r>
          </w:p>
        </w:tc>
        <w:tc>
          <w:tcPr>
            <w:tcW w:w="1056" w:type="dxa"/>
            <w:noWrap/>
            <w:hideMark/>
          </w:tcPr>
          <w:p w14:paraId="5B299354"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40</w:t>
            </w:r>
          </w:p>
        </w:tc>
        <w:tc>
          <w:tcPr>
            <w:tcW w:w="772" w:type="dxa"/>
            <w:noWrap/>
            <w:hideMark/>
          </w:tcPr>
          <w:p w14:paraId="6505D8A0"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2386</w:t>
            </w:r>
          </w:p>
        </w:tc>
        <w:tc>
          <w:tcPr>
            <w:tcW w:w="1148" w:type="dxa"/>
            <w:noWrap/>
            <w:hideMark/>
          </w:tcPr>
          <w:p w14:paraId="2C546D89"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675</w:t>
            </w:r>
          </w:p>
        </w:tc>
      </w:tr>
      <w:tr w:rsidR="006E7253" w:rsidRPr="006E7253" w14:paraId="663FFEF5" w14:textId="77777777" w:rsidTr="00BA49AF">
        <w:trPr>
          <w:trHeight w:val="300"/>
          <w:jc w:val="center"/>
        </w:trPr>
        <w:tc>
          <w:tcPr>
            <w:tcW w:w="2560" w:type="dxa"/>
            <w:noWrap/>
            <w:hideMark/>
          </w:tcPr>
          <w:p w14:paraId="5B9BDBD3"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Rajasthan</w:t>
            </w:r>
          </w:p>
        </w:tc>
        <w:tc>
          <w:tcPr>
            <w:tcW w:w="864" w:type="dxa"/>
            <w:noWrap/>
            <w:hideMark/>
          </w:tcPr>
          <w:p w14:paraId="054D0A45"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3073</w:t>
            </w:r>
          </w:p>
        </w:tc>
        <w:tc>
          <w:tcPr>
            <w:tcW w:w="1056" w:type="dxa"/>
            <w:noWrap/>
            <w:hideMark/>
          </w:tcPr>
          <w:p w14:paraId="778F99A8"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5B06C2C2"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100</w:t>
            </w:r>
          </w:p>
        </w:tc>
        <w:tc>
          <w:tcPr>
            <w:tcW w:w="1148" w:type="dxa"/>
            <w:noWrap/>
            <w:hideMark/>
          </w:tcPr>
          <w:p w14:paraId="2D6A68B7"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r>
      <w:tr w:rsidR="006E7253" w:rsidRPr="006E7253" w14:paraId="6CB32E96" w14:textId="77777777" w:rsidTr="00BA49AF">
        <w:trPr>
          <w:trHeight w:val="300"/>
          <w:jc w:val="center"/>
        </w:trPr>
        <w:tc>
          <w:tcPr>
            <w:tcW w:w="2560" w:type="dxa"/>
            <w:noWrap/>
            <w:hideMark/>
          </w:tcPr>
          <w:p w14:paraId="4024EBF9"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West Bengal</w:t>
            </w:r>
          </w:p>
        </w:tc>
        <w:tc>
          <w:tcPr>
            <w:tcW w:w="864" w:type="dxa"/>
            <w:noWrap/>
            <w:hideMark/>
          </w:tcPr>
          <w:p w14:paraId="637D89AB"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3009</w:t>
            </w:r>
          </w:p>
        </w:tc>
        <w:tc>
          <w:tcPr>
            <w:tcW w:w="1056" w:type="dxa"/>
            <w:noWrap/>
            <w:hideMark/>
          </w:tcPr>
          <w:p w14:paraId="621759A2"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5</w:t>
            </w:r>
          </w:p>
        </w:tc>
        <w:tc>
          <w:tcPr>
            <w:tcW w:w="772" w:type="dxa"/>
            <w:noWrap/>
            <w:hideMark/>
          </w:tcPr>
          <w:p w14:paraId="34D68700"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1148" w:type="dxa"/>
            <w:noWrap/>
            <w:hideMark/>
          </w:tcPr>
          <w:p w14:paraId="2505DB1A"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r>
      <w:tr w:rsidR="006E7253" w:rsidRPr="006E7253" w14:paraId="78355368" w14:textId="77777777" w:rsidTr="00BA49AF">
        <w:trPr>
          <w:trHeight w:val="300"/>
          <w:jc w:val="center"/>
        </w:trPr>
        <w:tc>
          <w:tcPr>
            <w:tcW w:w="2560" w:type="dxa"/>
            <w:noWrap/>
            <w:hideMark/>
          </w:tcPr>
          <w:p w14:paraId="310F2EE6" w14:textId="77777777" w:rsidR="006E7253" w:rsidRPr="006E7253" w:rsidRDefault="006E7253" w:rsidP="006E7253">
            <w:pPr>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Punjab</w:t>
            </w:r>
          </w:p>
        </w:tc>
        <w:tc>
          <w:tcPr>
            <w:tcW w:w="864" w:type="dxa"/>
            <w:noWrap/>
            <w:hideMark/>
          </w:tcPr>
          <w:p w14:paraId="2E86F184"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2823</w:t>
            </w:r>
          </w:p>
        </w:tc>
        <w:tc>
          <w:tcPr>
            <w:tcW w:w="1056" w:type="dxa"/>
            <w:noWrap/>
            <w:hideMark/>
          </w:tcPr>
          <w:p w14:paraId="09EC2521"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c>
          <w:tcPr>
            <w:tcW w:w="772" w:type="dxa"/>
            <w:noWrap/>
            <w:hideMark/>
          </w:tcPr>
          <w:p w14:paraId="4359241A"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251</w:t>
            </w:r>
          </w:p>
        </w:tc>
        <w:tc>
          <w:tcPr>
            <w:tcW w:w="1148" w:type="dxa"/>
            <w:noWrap/>
            <w:hideMark/>
          </w:tcPr>
          <w:p w14:paraId="4DCACD5D" w14:textId="77777777" w:rsidR="006E7253" w:rsidRPr="006E7253" w:rsidRDefault="006E7253" w:rsidP="006E7253">
            <w:pPr>
              <w:jc w:val="right"/>
              <w:rPr>
                <w:rFonts w:ascii="Calibri" w:eastAsia="Times New Roman" w:hAnsi="Calibri" w:cs="Calibri"/>
                <w:color w:val="000000"/>
                <w:kern w:val="0"/>
                <w:lang w:bidi="bn-IN"/>
                <w14:ligatures w14:val="none"/>
              </w:rPr>
            </w:pPr>
            <w:r w:rsidRPr="006E7253">
              <w:rPr>
                <w:rFonts w:ascii="Calibri" w:eastAsia="Times New Roman" w:hAnsi="Calibri" w:cs="Calibri"/>
                <w:color w:val="000000"/>
                <w:kern w:val="0"/>
                <w:lang w:bidi="bn-IN"/>
                <w14:ligatures w14:val="none"/>
              </w:rPr>
              <w:t>0</w:t>
            </w:r>
          </w:p>
        </w:tc>
      </w:tr>
    </w:tbl>
    <w:p w14:paraId="64CC3E3C" w14:textId="440579F0" w:rsidR="00D14517" w:rsidRDefault="00D14517" w:rsidP="00471BAA"/>
    <w:p w14:paraId="43A8E3E4" w14:textId="683074A8" w:rsidR="00CB55C7" w:rsidRDefault="00CB55C7" w:rsidP="00D14517">
      <w:pPr>
        <w:pStyle w:val="ListParagraph"/>
        <w:ind w:hanging="436"/>
      </w:pPr>
    </w:p>
    <w:p w14:paraId="2190E4B7" w14:textId="3200141A" w:rsidR="00CB55C7" w:rsidRDefault="00CB55C7" w:rsidP="00CB55C7">
      <w:pPr>
        <w:pStyle w:val="Heading1"/>
      </w:pPr>
      <w:bookmarkStart w:id="88" w:name="_Toc172827747"/>
      <w:bookmarkStart w:id="89" w:name="_Toc172827863"/>
      <w:r>
        <w:t>Downloads</w:t>
      </w:r>
      <w:bookmarkEnd w:id="88"/>
      <w:bookmarkEnd w:id="89"/>
    </w:p>
    <w:p w14:paraId="158977FD" w14:textId="2AAB5FCA" w:rsidR="00471BAA" w:rsidRPr="00471BAA" w:rsidRDefault="00471BAA" w:rsidP="008A4F06">
      <w:pPr>
        <w:pStyle w:val="ListParagraph"/>
        <w:numPr>
          <w:ilvl w:val="0"/>
          <w:numId w:val="42"/>
        </w:numPr>
      </w:pPr>
      <w:r>
        <w:t>Please use the banner as shown below.</w:t>
      </w:r>
    </w:p>
    <w:p w14:paraId="29271B85" w14:textId="4CF3F937" w:rsidR="00CB55C7" w:rsidRPr="00CB55C7" w:rsidRDefault="00471BAA" w:rsidP="00CB55C7">
      <w:r>
        <w:rPr>
          <w:noProof/>
        </w:rPr>
        <w:drawing>
          <wp:inline distT="0" distB="0" distL="0" distR="0" wp14:anchorId="46AC9416" wp14:editId="65B9F96A">
            <wp:extent cx="3122295" cy="1004904"/>
            <wp:effectExtent l="0" t="0" r="190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7163" cy="1019345"/>
                    </a:xfrm>
                    <a:prstGeom prst="rect">
                      <a:avLst/>
                    </a:prstGeom>
                  </pic:spPr>
                </pic:pic>
              </a:graphicData>
            </a:graphic>
          </wp:inline>
        </w:drawing>
      </w:r>
    </w:p>
    <w:p w14:paraId="38834CAF" w14:textId="510AACB8" w:rsidR="00CB55C7" w:rsidRDefault="00CB55C7" w:rsidP="00CB55C7">
      <w:pPr>
        <w:pStyle w:val="Heading1"/>
      </w:pPr>
      <w:bookmarkStart w:id="90" w:name="_Toc172827748"/>
      <w:bookmarkStart w:id="91" w:name="_Toc172827864"/>
      <w:r>
        <w:t>About the index</w:t>
      </w:r>
      <w:bookmarkEnd w:id="90"/>
      <w:bookmarkEnd w:id="91"/>
    </w:p>
    <w:p w14:paraId="0671394A" w14:textId="0AD3F1AF" w:rsidR="00471BAA" w:rsidRDefault="00471BAA" w:rsidP="008A4F06">
      <w:pPr>
        <w:pStyle w:val="ListParagraph"/>
        <w:numPr>
          <w:ilvl w:val="0"/>
          <w:numId w:val="43"/>
        </w:numPr>
      </w:pPr>
      <w:r>
        <w:t>Please use the banner as indicated below.</w:t>
      </w:r>
    </w:p>
    <w:p w14:paraId="27E97BC5" w14:textId="433DEA24" w:rsidR="00471BAA" w:rsidRPr="00471BAA" w:rsidRDefault="00471BAA" w:rsidP="00471BAA">
      <w:r>
        <w:rPr>
          <w:noProof/>
        </w:rPr>
        <w:drawing>
          <wp:inline distT="0" distB="0" distL="0" distR="0" wp14:anchorId="394C3C0C" wp14:editId="3CA87173">
            <wp:extent cx="3162300" cy="932294"/>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4722" cy="944801"/>
                    </a:xfrm>
                    <a:prstGeom prst="rect">
                      <a:avLst/>
                    </a:prstGeom>
                  </pic:spPr>
                </pic:pic>
              </a:graphicData>
            </a:graphic>
          </wp:inline>
        </w:drawing>
      </w:r>
    </w:p>
    <w:p w14:paraId="2D12793D" w14:textId="30C23E44" w:rsidR="00422C7A" w:rsidRDefault="0062660C" w:rsidP="00CB55C7">
      <w:r>
        <w:t>IEMI Structure section</w:t>
      </w:r>
      <w:r w:rsidR="00422C7A">
        <w:t>:</w:t>
      </w:r>
    </w:p>
    <w:p w14:paraId="37F6B4DC" w14:textId="4433B74D" w:rsidR="00422C7A" w:rsidRDefault="00B64DCB" w:rsidP="008A4F06">
      <w:pPr>
        <w:pStyle w:val="ListParagraph"/>
        <w:numPr>
          <w:ilvl w:val="0"/>
          <w:numId w:val="36"/>
        </w:numPr>
      </w:pPr>
      <w:r>
        <w:t>Replace</w:t>
      </w:r>
      <w:r w:rsidR="00897F94">
        <w:t xml:space="preserve"> ‘EV In</w:t>
      </w:r>
      <w:r w:rsidR="007979A2">
        <w:t xml:space="preserve">dustry status’ </w:t>
      </w:r>
      <w:r w:rsidR="001F6CBD">
        <w:t>theme</w:t>
      </w:r>
      <w:r w:rsidR="007979A2">
        <w:t xml:space="preserve"> to </w:t>
      </w:r>
      <w:r w:rsidR="00471BAA">
        <w:t>‘</w:t>
      </w:r>
      <w:r w:rsidR="007979A2">
        <w:t xml:space="preserve">EV </w:t>
      </w:r>
      <w:r w:rsidR="003517CD">
        <w:t>Research and Innovation</w:t>
      </w:r>
      <w:r w:rsidR="001F6CBD">
        <w:t>’ theme</w:t>
      </w:r>
      <w:r w:rsidR="001B3A74">
        <w:t>.</w:t>
      </w:r>
    </w:p>
    <w:p w14:paraId="75EACAEE" w14:textId="3639FF29" w:rsidR="00422C7A" w:rsidRDefault="00E070EB" w:rsidP="008A4F06">
      <w:pPr>
        <w:pStyle w:val="ListParagraph"/>
        <w:numPr>
          <w:ilvl w:val="0"/>
          <w:numId w:val="36"/>
        </w:numPr>
      </w:pPr>
      <w:r>
        <w:t xml:space="preserve">Remove ‘EV </w:t>
      </w:r>
      <w:r w:rsidR="00EE041F">
        <w:t>manufacturing capacity</w:t>
      </w:r>
      <w:r w:rsidR="00FA38DB">
        <w:t>’</w:t>
      </w:r>
      <w:r w:rsidR="00427B85">
        <w:t>, ‘</w:t>
      </w:r>
      <w:r w:rsidR="00F92181">
        <w:t>Capital subsidies for EV initiatives’ and ‘Land and infrastructure initiatives’</w:t>
      </w:r>
      <w:r w:rsidR="00FA38DB">
        <w:t xml:space="preserve"> parameter from theme 2.</w:t>
      </w:r>
    </w:p>
    <w:p w14:paraId="37C0B364" w14:textId="1D65607C" w:rsidR="00FA38DB" w:rsidRDefault="002D7395" w:rsidP="008A4F06">
      <w:pPr>
        <w:pStyle w:val="ListParagraph"/>
        <w:numPr>
          <w:ilvl w:val="0"/>
          <w:numId w:val="36"/>
        </w:numPr>
      </w:pPr>
      <w:r>
        <w:t>Add parameters ‘</w:t>
      </w:r>
      <w:r w:rsidR="00221892" w:rsidRPr="00221892">
        <w:t>EV Research and Development Initiatives</w:t>
      </w:r>
      <w:r w:rsidR="00E742DC">
        <w:t>’</w:t>
      </w:r>
    </w:p>
    <w:p w14:paraId="2D5B2BBB" w14:textId="35C7DC1F" w:rsidR="00CB55C7" w:rsidRDefault="0002251C" w:rsidP="008A4F06">
      <w:pPr>
        <w:pStyle w:val="ListParagraph"/>
        <w:numPr>
          <w:ilvl w:val="0"/>
          <w:numId w:val="36"/>
        </w:numPr>
      </w:pPr>
      <w:r>
        <w:t>Replaced the parameter names as per the table attach</w:t>
      </w:r>
      <w:r w:rsidR="003E56CE">
        <w:t>ed</w:t>
      </w:r>
      <w:r w:rsidR="00F4746A">
        <w:t xml:space="preserve"> and create a </w:t>
      </w:r>
      <w:r w:rsidR="003E56CE">
        <w:t>chart like below</w:t>
      </w:r>
      <w:r>
        <w:t>:</w:t>
      </w:r>
    </w:p>
    <w:tbl>
      <w:tblPr>
        <w:tblW w:w="8970" w:type="dxa"/>
        <w:tblLook w:val="04A0" w:firstRow="1" w:lastRow="0" w:firstColumn="1" w:lastColumn="0" w:noHBand="0" w:noVBand="1"/>
      </w:tblPr>
      <w:tblGrid>
        <w:gridCol w:w="1370"/>
        <w:gridCol w:w="1529"/>
        <w:gridCol w:w="1946"/>
        <w:gridCol w:w="3903"/>
        <w:gridCol w:w="222"/>
      </w:tblGrid>
      <w:tr w:rsidR="00D270FE" w:rsidRPr="00D270FE" w14:paraId="65936A60" w14:textId="77777777" w:rsidTr="001B3A74">
        <w:trPr>
          <w:gridAfter w:val="1"/>
          <w:wAfter w:w="222" w:type="dxa"/>
          <w:trHeight w:val="20"/>
        </w:trPr>
        <w:tc>
          <w:tcPr>
            <w:tcW w:w="1370"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5A344A02"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Theme name</w:t>
            </w:r>
          </w:p>
        </w:tc>
        <w:tc>
          <w:tcPr>
            <w:tcW w:w="1529" w:type="dxa"/>
            <w:tcBorders>
              <w:top w:val="single" w:sz="4" w:space="0" w:color="auto"/>
              <w:left w:val="nil"/>
              <w:bottom w:val="single" w:sz="4" w:space="0" w:color="auto"/>
              <w:right w:val="single" w:sz="4" w:space="0" w:color="auto"/>
            </w:tcBorders>
            <w:shd w:val="clear" w:color="000000" w:fill="E7E6E6"/>
            <w:vAlign w:val="center"/>
            <w:hideMark/>
          </w:tcPr>
          <w:p w14:paraId="23080712"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Parameter type</w:t>
            </w:r>
          </w:p>
        </w:tc>
        <w:tc>
          <w:tcPr>
            <w:tcW w:w="1946" w:type="dxa"/>
            <w:tcBorders>
              <w:top w:val="single" w:sz="4" w:space="0" w:color="auto"/>
              <w:left w:val="nil"/>
              <w:bottom w:val="single" w:sz="4" w:space="0" w:color="auto"/>
              <w:right w:val="single" w:sz="4" w:space="0" w:color="auto"/>
            </w:tcBorders>
            <w:shd w:val="clear" w:color="000000" w:fill="E7E6E6"/>
            <w:vAlign w:val="center"/>
            <w:hideMark/>
          </w:tcPr>
          <w:p w14:paraId="0603F6F0"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Parameter type</w:t>
            </w:r>
          </w:p>
        </w:tc>
        <w:tc>
          <w:tcPr>
            <w:tcW w:w="3903" w:type="dxa"/>
            <w:tcBorders>
              <w:top w:val="single" w:sz="4" w:space="0" w:color="auto"/>
              <w:left w:val="nil"/>
              <w:bottom w:val="single" w:sz="4" w:space="0" w:color="auto"/>
              <w:right w:val="single" w:sz="4" w:space="0" w:color="auto"/>
            </w:tcBorders>
            <w:shd w:val="clear" w:color="000000" w:fill="E7E6E6"/>
            <w:vAlign w:val="center"/>
            <w:hideMark/>
          </w:tcPr>
          <w:p w14:paraId="61250DE8"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Parameters</w:t>
            </w:r>
          </w:p>
        </w:tc>
      </w:tr>
      <w:tr w:rsidR="00D270FE" w:rsidRPr="00D270FE" w14:paraId="5F798BA9" w14:textId="77777777" w:rsidTr="001B3A74">
        <w:trPr>
          <w:gridAfter w:val="1"/>
          <w:wAfter w:w="222" w:type="dxa"/>
          <w:trHeight w:val="450"/>
        </w:trPr>
        <w:tc>
          <w:tcPr>
            <w:tcW w:w="1370" w:type="dxa"/>
            <w:vMerge w:val="restart"/>
            <w:tcBorders>
              <w:top w:val="nil"/>
              <w:left w:val="single" w:sz="4" w:space="0" w:color="auto"/>
              <w:bottom w:val="single" w:sz="4" w:space="0" w:color="auto"/>
              <w:right w:val="single" w:sz="4" w:space="0" w:color="auto"/>
            </w:tcBorders>
            <w:shd w:val="clear" w:color="000000" w:fill="A9D08E"/>
            <w:vAlign w:val="center"/>
            <w:hideMark/>
          </w:tcPr>
          <w:p w14:paraId="6364D0B2"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Transport Electrification Progress</w:t>
            </w:r>
          </w:p>
        </w:tc>
        <w:tc>
          <w:tcPr>
            <w:tcW w:w="1529"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2DA7251E"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1</w:t>
            </w:r>
          </w:p>
        </w:tc>
        <w:tc>
          <w:tcPr>
            <w:tcW w:w="1946"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0047AB52"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Outcomes</w:t>
            </w:r>
          </w:p>
        </w:tc>
        <w:tc>
          <w:tcPr>
            <w:tcW w:w="3903" w:type="dxa"/>
            <w:vMerge w:val="restart"/>
            <w:tcBorders>
              <w:top w:val="nil"/>
              <w:left w:val="single" w:sz="4" w:space="0" w:color="auto"/>
              <w:bottom w:val="single" w:sz="4" w:space="0" w:color="auto"/>
              <w:right w:val="single" w:sz="4" w:space="0" w:color="auto"/>
            </w:tcBorders>
            <w:shd w:val="clear" w:color="000000" w:fill="E2EFDA"/>
            <w:vAlign w:val="center"/>
            <w:hideMark/>
          </w:tcPr>
          <w:p w14:paraId="58841DD6"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 xml:space="preserve">Private Electric Vehicle Adoption Rate </w:t>
            </w:r>
          </w:p>
        </w:tc>
      </w:tr>
      <w:tr w:rsidR="00D270FE" w:rsidRPr="00D270FE" w14:paraId="5C7AD868"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54EFB05B"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0A4D645C"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560FD3F8"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3843B3ED"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185A54FB"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p>
        </w:tc>
      </w:tr>
      <w:tr w:rsidR="00D270FE" w:rsidRPr="00D270FE" w14:paraId="35C7B46B"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6FCCE299"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221DF91A"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72EA151D"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1938DBFE"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355C6CD3"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615B4878"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49613793"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319DDFEA"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10A3E1DD"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7A1C8431"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330852BF"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212A43B9"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05F810B1"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val="restart"/>
            <w:tcBorders>
              <w:top w:val="nil"/>
              <w:left w:val="single" w:sz="4" w:space="0" w:color="auto"/>
              <w:bottom w:val="single" w:sz="4" w:space="0" w:color="auto"/>
              <w:right w:val="single" w:sz="4" w:space="0" w:color="auto"/>
            </w:tcBorders>
            <w:shd w:val="clear" w:color="000000" w:fill="C6E0B4"/>
            <w:noWrap/>
            <w:vAlign w:val="center"/>
            <w:hideMark/>
          </w:tcPr>
          <w:p w14:paraId="18A51BC3"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2</w:t>
            </w:r>
          </w:p>
        </w:tc>
        <w:tc>
          <w:tcPr>
            <w:tcW w:w="1946" w:type="dxa"/>
            <w:vMerge w:val="restart"/>
            <w:tcBorders>
              <w:top w:val="nil"/>
              <w:left w:val="single" w:sz="4" w:space="0" w:color="auto"/>
              <w:bottom w:val="single" w:sz="4" w:space="0" w:color="auto"/>
              <w:right w:val="single" w:sz="4" w:space="0" w:color="auto"/>
            </w:tcBorders>
            <w:shd w:val="clear" w:color="000000" w:fill="C6E0B4"/>
            <w:noWrap/>
            <w:vAlign w:val="center"/>
            <w:hideMark/>
          </w:tcPr>
          <w:p w14:paraId="1126C9EE"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Outcomes</w:t>
            </w:r>
          </w:p>
        </w:tc>
        <w:tc>
          <w:tcPr>
            <w:tcW w:w="3903" w:type="dxa"/>
            <w:vMerge w:val="restart"/>
            <w:tcBorders>
              <w:top w:val="nil"/>
              <w:left w:val="single" w:sz="4" w:space="0" w:color="auto"/>
              <w:bottom w:val="single" w:sz="4" w:space="0" w:color="auto"/>
              <w:right w:val="single" w:sz="4" w:space="0" w:color="auto"/>
            </w:tcBorders>
            <w:shd w:val="clear" w:color="000000" w:fill="C6E0B4"/>
            <w:vAlign w:val="center"/>
            <w:hideMark/>
          </w:tcPr>
          <w:p w14:paraId="181D6AE2"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 xml:space="preserve">Commercial Electric Vehicle Adoption Rate </w:t>
            </w:r>
          </w:p>
        </w:tc>
        <w:tc>
          <w:tcPr>
            <w:tcW w:w="222" w:type="dxa"/>
            <w:vAlign w:val="center"/>
            <w:hideMark/>
          </w:tcPr>
          <w:p w14:paraId="3B9A1527"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7333F422"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6D74DFC7"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37B9D1C0"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6EB08159"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045F21EE"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50A55ED5"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p>
        </w:tc>
      </w:tr>
      <w:tr w:rsidR="00D270FE" w:rsidRPr="00D270FE" w14:paraId="2C60AA77"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2B29A5A1"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77C3CCE7"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2D98BBB2"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57656637"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680F41EA"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0ED063CD"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137865C2"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0CE484BE"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35C52884"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67B03255"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6D87D3AC"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0C088D5C"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6B915BC1"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4279E25D"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58EDEF50"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3B02AE9F"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70F1EC71"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533E13F7"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3F23C1E3"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59D1F588"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66C55AF7"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3C3F9989"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6EF1F482"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43F9282B"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0F90C493"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3FD1E6B6"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728CAD81"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19E92274"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1FDB87E5"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397F5C58"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4886DA81"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78795B61"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62B3943E"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1E4B000B"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3E4D6097"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4D360707"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66066D7D"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1FA3463B"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55C9F589"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3FDD7A23"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2EA363BD"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71A75083"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2CB86851"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3986BDEC"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0130E00E"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4B1019FB"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43C1820F"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32EC3BFF"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3AC8B457"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40BB4619"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6B7CF469"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33B95D5A"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693F0D40"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0FAEA34D"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2BC6871F"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7A3A6FCC"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2EDFE683"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5E9AFDBD"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7B0526CE"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468E7CDE"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39BB7B31"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6871E5CF"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3</w:t>
            </w:r>
          </w:p>
        </w:tc>
        <w:tc>
          <w:tcPr>
            <w:tcW w:w="1946"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748A1C53"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Enablers</w:t>
            </w:r>
          </w:p>
        </w:tc>
        <w:tc>
          <w:tcPr>
            <w:tcW w:w="3903" w:type="dxa"/>
            <w:vMerge w:val="restart"/>
            <w:tcBorders>
              <w:top w:val="nil"/>
              <w:left w:val="single" w:sz="4" w:space="0" w:color="auto"/>
              <w:bottom w:val="single" w:sz="4" w:space="0" w:color="auto"/>
              <w:right w:val="single" w:sz="4" w:space="0" w:color="auto"/>
            </w:tcBorders>
            <w:shd w:val="clear" w:color="000000" w:fill="E2EFDA"/>
            <w:vAlign w:val="center"/>
            <w:hideMark/>
          </w:tcPr>
          <w:p w14:paraId="716D8C18"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Governance initiatives</w:t>
            </w:r>
          </w:p>
        </w:tc>
        <w:tc>
          <w:tcPr>
            <w:tcW w:w="222" w:type="dxa"/>
            <w:vAlign w:val="center"/>
            <w:hideMark/>
          </w:tcPr>
          <w:p w14:paraId="12A45CF2"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0B021167"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63591907"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6C220D36"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7161D17E"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50AEB8CC"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59F444D9"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p>
        </w:tc>
      </w:tr>
      <w:tr w:rsidR="00D270FE" w:rsidRPr="00D270FE" w14:paraId="7374424E"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6962445A"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79E529C7"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6780A583"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4D5A73EC"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221DFCB4"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67ED8962"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4E209E06"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val="restart"/>
            <w:tcBorders>
              <w:top w:val="nil"/>
              <w:left w:val="single" w:sz="4" w:space="0" w:color="auto"/>
              <w:bottom w:val="single" w:sz="4" w:space="0" w:color="auto"/>
              <w:right w:val="single" w:sz="4" w:space="0" w:color="auto"/>
            </w:tcBorders>
            <w:shd w:val="clear" w:color="000000" w:fill="C6E0B4"/>
            <w:noWrap/>
            <w:vAlign w:val="center"/>
            <w:hideMark/>
          </w:tcPr>
          <w:p w14:paraId="545B3767"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4</w:t>
            </w:r>
          </w:p>
        </w:tc>
        <w:tc>
          <w:tcPr>
            <w:tcW w:w="1946" w:type="dxa"/>
            <w:vMerge w:val="restart"/>
            <w:tcBorders>
              <w:top w:val="nil"/>
              <w:left w:val="single" w:sz="4" w:space="0" w:color="auto"/>
              <w:bottom w:val="single" w:sz="4" w:space="0" w:color="auto"/>
              <w:right w:val="single" w:sz="4" w:space="0" w:color="auto"/>
            </w:tcBorders>
            <w:shd w:val="clear" w:color="000000" w:fill="C6E0B4"/>
            <w:noWrap/>
            <w:vAlign w:val="center"/>
            <w:hideMark/>
          </w:tcPr>
          <w:p w14:paraId="4A69417C"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Enablers</w:t>
            </w:r>
          </w:p>
        </w:tc>
        <w:tc>
          <w:tcPr>
            <w:tcW w:w="3903" w:type="dxa"/>
            <w:vMerge w:val="restart"/>
            <w:tcBorders>
              <w:top w:val="nil"/>
              <w:left w:val="single" w:sz="4" w:space="0" w:color="auto"/>
              <w:bottom w:val="single" w:sz="4" w:space="0" w:color="auto"/>
              <w:right w:val="single" w:sz="4" w:space="0" w:color="auto"/>
            </w:tcBorders>
            <w:shd w:val="clear" w:color="000000" w:fill="C6E0B4"/>
            <w:vAlign w:val="center"/>
            <w:hideMark/>
          </w:tcPr>
          <w:p w14:paraId="43020E6F" w14:textId="77777777" w:rsidR="00D270FE" w:rsidRPr="00D270FE" w:rsidRDefault="00D270FE" w:rsidP="00D270FE">
            <w:pPr>
              <w:spacing w:after="0" w:line="240" w:lineRule="auto"/>
              <w:jc w:val="center"/>
              <w:rPr>
                <w:rFonts w:eastAsia="Times New Roman" w:cstheme="minorHAnsi"/>
                <w:kern w:val="0"/>
                <w:sz w:val="20"/>
                <w:szCs w:val="20"/>
                <w:lang w:bidi="bn-IN"/>
                <w14:ligatures w14:val="none"/>
              </w:rPr>
            </w:pPr>
            <w:r w:rsidRPr="00D270FE">
              <w:rPr>
                <w:rFonts w:eastAsia="Times New Roman" w:cstheme="minorHAnsi"/>
                <w:kern w:val="0"/>
                <w:sz w:val="20"/>
                <w:szCs w:val="20"/>
                <w:lang w:bidi="bn-IN"/>
                <w14:ligatures w14:val="none"/>
              </w:rPr>
              <w:t>Purchase Incentives</w:t>
            </w:r>
          </w:p>
        </w:tc>
        <w:tc>
          <w:tcPr>
            <w:tcW w:w="222" w:type="dxa"/>
            <w:vAlign w:val="center"/>
            <w:hideMark/>
          </w:tcPr>
          <w:p w14:paraId="40F090BD"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279D4B50"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1EBC75EE"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3F04F291"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3BDA8CFA"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4A5F26AA"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3F5B2B6A" w14:textId="77777777" w:rsidR="00D270FE" w:rsidRPr="00D270FE" w:rsidRDefault="00D270FE" w:rsidP="00D270FE">
            <w:pPr>
              <w:spacing w:after="0" w:line="240" w:lineRule="auto"/>
              <w:jc w:val="center"/>
              <w:rPr>
                <w:rFonts w:eastAsia="Times New Roman" w:cstheme="minorHAnsi"/>
                <w:kern w:val="0"/>
                <w:sz w:val="20"/>
                <w:szCs w:val="20"/>
                <w:lang w:bidi="bn-IN"/>
                <w14:ligatures w14:val="none"/>
              </w:rPr>
            </w:pPr>
          </w:p>
        </w:tc>
      </w:tr>
      <w:tr w:rsidR="00D270FE" w:rsidRPr="00D270FE" w14:paraId="624DA2E2"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585F12AE"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525C7626"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402D80F2"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2CB8A865"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4320F46C"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0DE14A19"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576E9529"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485D36A9"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5</w:t>
            </w:r>
          </w:p>
        </w:tc>
        <w:tc>
          <w:tcPr>
            <w:tcW w:w="1946"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3B06D965"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Enablers</w:t>
            </w:r>
          </w:p>
        </w:tc>
        <w:tc>
          <w:tcPr>
            <w:tcW w:w="3903" w:type="dxa"/>
            <w:vMerge w:val="restart"/>
            <w:tcBorders>
              <w:top w:val="nil"/>
              <w:left w:val="single" w:sz="4" w:space="0" w:color="auto"/>
              <w:bottom w:val="single" w:sz="4" w:space="0" w:color="auto"/>
              <w:right w:val="single" w:sz="4" w:space="0" w:color="auto"/>
            </w:tcBorders>
            <w:shd w:val="clear" w:color="000000" w:fill="E2EFDA"/>
            <w:vAlign w:val="center"/>
            <w:hideMark/>
          </w:tcPr>
          <w:p w14:paraId="10CED608" w14:textId="77777777" w:rsidR="00D270FE" w:rsidRPr="00D270FE" w:rsidRDefault="00D270FE" w:rsidP="00D270FE">
            <w:pPr>
              <w:spacing w:after="0" w:line="240" w:lineRule="auto"/>
              <w:jc w:val="center"/>
              <w:rPr>
                <w:rFonts w:eastAsia="Times New Roman" w:cstheme="minorHAnsi"/>
                <w:kern w:val="0"/>
                <w:sz w:val="20"/>
                <w:szCs w:val="20"/>
                <w:lang w:bidi="bn-IN"/>
                <w14:ligatures w14:val="none"/>
              </w:rPr>
            </w:pPr>
            <w:r w:rsidRPr="00D270FE">
              <w:rPr>
                <w:rFonts w:eastAsia="Times New Roman" w:cstheme="minorHAnsi"/>
                <w:kern w:val="0"/>
                <w:sz w:val="20"/>
                <w:szCs w:val="20"/>
                <w:lang w:bidi="bn-IN"/>
                <w14:ligatures w14:val="none"/>
              </w:rPr>
              <w:t>Transition Initiatives</w:t>
            </w:r>
          </w:p>
        </w:tc>
        <w:tc>
          <w:tcPr>
            <w:tcW w:w="222" w:type="dxa"/>
            <w:vAlign w:val="center"/>
            <w:hideMark/>
          </w:tcPr>
          <w:p w14:paraId="69F59851"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06F526D4"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16E45F6D"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522D90DE"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391B7E4C"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6EC907CB"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313CDCF3" w14:textId="77777777" w:rsidR="00D270FE" w:rsidRPr="00D270FE" w:rsidRDefault="00D270FE" w:rsidP="00D270FE">
            <w:pPr>
              <w:spacing w:after="0" w:line="240" w:lineRule="auto"/>
              <w:jc w:val="center"/>
              <w:rPr>
                <w:rFonts w:eastAsia="Times New Roman" w:cstheme="minorHAnsi"/>
                <w:kern w:val="0"/>
                <w:sz w:val="20"/>
                <w:szCs w:val="20"/>
                <w:lang w:bidi="bn-IN"/>
                <w14:ligatures w14:val="none"/>
              </w:rPr>
            </w:pPr>
          </w:p>
        </w:tc>
      </w:tr>
      <w:tr w:rsidR="00D270FE" w:rsidRPr="00D270FE" w14:paraId="5A68E7E4"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05DF509C"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val="restart"/>
            <w:tcBorders>
              <w:top w:val="nil"/>
              <w:left w:val="single" w:sz="4" w:space="0" w:color="auto"/>
              <w:bottom w:val="single" w:sz="4" w:space="0" w:color="auto"/>
              <w:right w:val="single" w:sz="4" w:space="0" w:color="auto"/>
            </w:tcBorders>
            <w:shd w:val="clear" w:color="000000" w:fill="C6E0B4"/>
            <w:noWrap/>
            <w:vAlign w:val="center"/>
            <w:hideMark/>
          </w:tcPr>
          <w:p w14:paraId="63242FFC"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6</w:t>
            </w:r>
          </w:p>
        </w:tc>
        <w:tc>
          <w:tcPr>
            <w:tcW w:w="1946" w:type="dxa"/>
            <w:vMerge w:val="restart"/>
            <w:tcBorders>
              <w:top w:val="nil"/>
              <w:left w:val="single" w:sz="4" w:space="0" w:color="auto"/>
              <w:bottom w:val="single" w:sz="4" w:space="0" w:color="auto"/>
              <w:right w:val="single" w:sz="4" w:space="0" w:color="auto"/>
            </w:tcBorders>
            <w:shd w:val="clear" w:color="000000" w:fill="C6E0B4"/>
            <w:noWrap/>
            <w:vAlign w:val="center"/>
            <w:hideMark/>
          </w:tcPr>
          <w:p w14:paraId="7E51C30A"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Enablers</w:t>
            </w:r>
          </w:p>
        </w:tc>
        <w:tc>
          <w:tcPr>
            <w:tcW w:w="3903" w:type="dxa"/>
            <w:vMerge w:val="restart"/>
            <w:tcBorders>
              <w:top w:val="nil"/>
              <w:left w:val="single" w:sz="4" w:space="0" w:color="auto"/>
              <w:bottom w:val="single" w:sz="4" w:space="0" w:color="auto"/>
              <w:right w:val="single" w:sz="4" w:space="0" w:color="auto"/>
            </w:tcBorders>
            <w:shd w:val="clear" w:color="000000" w:fill="C6E0B4"/>
            <w:vAlign w:val="center"/>
            <w:hideMark/>
          </w:tcPr>
          <w:p w14:paraId="21B45770"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Operational support initiatives</w:t>
            </w:r>
          </w:p>
        </w:tc>
        <w:tc>
          <w:tcPr>
            <w:tcW w:w="222" w:type="dxa"/>
            <w:vAlign w:val="center"/>
            <w:hideMark/>
          </w:tcPr>
          <w:p w14:paraId="1E8B2075"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7216CC50"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0595094C"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41925890"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265C6FBF"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4337A749"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49197E80"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p>
        </w:tc>
      </w:tr>
      <w:tr w:rsidR="00D270FE" w:rsidRPr="00D270FE" w14:paraId="6DA3C224"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6FA914C4"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448E9F36"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2E7EA5C6"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4BAA5786"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60EC8B2A"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554133FE"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3E5BD0E5"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6369B7BB"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7</w:t>
            </w:r>
          </w:p>
        </w:tc>
        <w:tc>
          <w:tcPr>
            <w:tcW w:w="1946"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69BA7944"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Enablers</w:t>
            </w:r>
          </w:p>
        </w:tc>
        <w:tc>
          <w:tcPr>
            <w:tcW w:w="3903" w:type="dxa"/>
            <w:vMerge w:val="restart"/>
            <w:tcBorders>
              <w:top w:val="nil"/>
              <w:left w:val="single" w:sz="4" w:space="0" w:color="auto"/>
              <w:bottom w:val="single" w:sz="4" w:space="0" w:color="auto"/>
              <w:right w:val="single" w:sz="4" w:space="0" w:color="auto"/>
            </w:tcBorders>
            <w:shd w:val="clear" w:color="000000" w:fill="E2EFDA"/>
            <w:vAlign w:val="center"/>
            <w:hideMark/>
          </w:tcPr>
          <w:p w14:paraId="31CB1AF8" w14:textId="77777777" w:rsidR="00D270FE" w:rsidRPr="00D270FE" w:rsidRDefault="00D270FE" w:rsidP="00D270FE">
            <w:pPr>
              <w:spacing w:after="0" w:line="240" w:lineRule="auto"/>
              <w:jc w:val="center"/>
              <w:rPr>
                <w:rFonts w:eastAsia="Times New Roman" w:cstheme="minorHAnsi"/>
                <w:b/>
                <w:bCs/>
                <w:kern w:val="0"/>
                <w:sz w:val="20"/>
                <w:szCs w:val="20"/>
                <w:lang w:bidi="bn-IN"/>
                <w14:ligatures w14:val="none"/>
              </w:rPr>
            </w:pPr>
            <w:r w:rsidRPr="00D270FE">
              <w:rPr>
                <w:rFonts w:eastAsia="Times New Roman" w:cstheme="minorHAnsi"/>
                <w:b/>
                <w:bCs/>
                <w:kern w:val="0"/>
                <w:sz w:val="20"/>
                <w:szCs w:val="20"/>
                <w:lang w:bidi="bn-IN"/>
                <w14:ligatures w14:val="none"/>
              </w:rPr>
              <w:t>Fuel Cost Comparision</w:t>
            </w:r>
          </w:p>
        </w:tc>
        <w:tc>
          <w:tcPr>
            <w:tcW w:w="222" w:type="dxa"/>
            <w:vAlign w:val="center"/>
            <w:hideMark/>
          </w:tcPr>
          <w:p w14:paraId="57D659D5"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07764D00" w14:textId="77777777" w:rsidTr="001B3A74">
        <w:trPr>
          <w:trHeight w:val="20"/>
        </w:trPr>
        <w:tc>
          <w:tcPr>
            <w:tcW w:w="1370" w:type="dxa"/>
            <w:vMerge/>
            <w:tcBorders>
              <w:top w:val="nil"/>
              <w:left w:val="single" w:sz="4" w:space="0" w:color="auto"/>
              <w:bottom w:val="single" w:sz="4" w:space="0" w:color="auto"/>
              <w:right w:val="single" w:sz="4" w:space="0" w:color="auto"/>
            </w:tcBorders>
            <w:vAlign w:val="center"/>
            <w:hideMark/>
          </w:tcPr>
          <w:p w14:paraId="41747B87"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2CB3C53B"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07A24473"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7728A559" w14:textId="77777777" w:rsidR="00D270FE" w:rsidRPr="00D270FE" w:rsidRDefault="00D270FE" w:rsidP="00D270FE">
            <w:pPr>
              <w:spacing w:after="0" w:line="240" w:lineRule="auto"/>
              <w:rPr>
                <w:rFonts w:eastAsia="Times New Roman" w:cstheme="minorHAnsi"/>
                <w:b/>
                <w:bCs/>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6D5C42A9" w14:textId="77777777" w:rsidR="00D270FE" w:rsidRPr="00D270FE" w:rsidRDefault="00D270FE" w:rsidP="00D270FE">
            <w:pPr>
              <w:spacing w:after="0" w:line="240" w:lineRule="auto"/>
              <w:jc w:val="center"/>
              <w:rPr>
                <w:rFonts w:eastAsia="Times New Roman" w:cstheme="minorHAnsi"/>
                <w:b/>
                <w:bCs/>
                <w:kern w:val="0"/>
                <w:sz w:val="20"/>
                <w:szCs w:val="20"/>
                <w:lang w:bidi="bn-IN"/>
                <w14:ligatures w14:val="none"/>
              </w:rPr>
            </w:pPr>
          </w:p>
        </w:tc>
      </w:tr>
      <w:tr w:rsidR="00D270FE" w:rsidRPr="00D270FE" w14:paraId="1FF097C0" w14:textId="77777777" w:rsidTr="001B3A74">
        <w:trPr>
          <w:trHeight w:val="20"/>
        </w:trPr>
        <w:tc>
          <w:tcPr>
            <w:tcW w:w="1370" w:type="dxa"/>
            <w:vMerge w:val="restart"/>
            <w:tcBorders>
              <w:top w:val="nil"/>
              <w:left w:val="nil"/>
              <w:bottom w:val="nil"/>
              <w:right w:val="single" w:sz="4" w:space="0" w:color="auto"/>
            </w:tcBorders>
            <w:shd w:val="clear" w:color="000000" w:fill="FFD966"/>
            <w:vAlign w:val="center"/>
            <w:hideMark/>
          </w:tcPr>
          <w:p w14:paraId="6074B95D"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Charging Infrastructure Readiness</w:t>
            </w:r>
          </w:p>
        </w:tc>
        <w:tc>
          <w:tcPr>
            <w:tcW w:w="1529" w:type="dxa"/>
            <w:vMerge w:val="restart"/>
            <w:tcBorders>
              <w:top w:val="nil"/>
              <w:left w:val="single" w:sz="4" w:space="0" w:color="auto"/>
              <w:bottom w:val="single" w:sz="4" w:space="0" w:color="auto"/>
              <w:right w:val="single" w:sz="4" w:space="0" w:color="auto"/>
            </w:tcBorders>
            <w:shd w:val="clear" w:color="000000" w:fill="FFF2CC"/>
            <w:noWrap/>
            <w:vAlign w:val="center"/>
            <w:hideMark/>
          </w:tcPr>
          <w:p w14:paraId="78F7FFBF"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8</w:t>
            </w:r>
          </w:p>
        </w:tc>
        <w:tc>
          <w:tcPr>
            <w:tcW w:w="1946" w:type="dxa"/>
            <w:vMerge w:val="restart"/>
            <w:tcBorders>
              <w:top w:val="nil"/>
              <w:left w:val="single" w:sz="4" w:space="0" w:color="auto"/>
              <w:bottom w:val="single" w:sz="4" w:space="0" w:color="auto"/>
              <w:right w:val="single" w:sz="4" w:space="0" w:color="auto"/>
            </w:tcBorders>
            <w:shd w:val="clear" w:color="000000" w:fill="FFF2CC"/>
            <w:noWrap/>
            <w:vAlign w:val="center"/>
            <w:hideMark/>
          </w:tcPr>
          <w:p w14:paraId="5D1B2FDB"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Outcomes</w:t>
            </w:r>
          </w:p>
        </w:tc>
        <w:tc>
          <w:tcPr>
            <w:tcW w:w="3903" w:type="dxa"/>
            <w:vMerge w:val="restart"/>
            <w:tcBorders>
              <w:top w:val="nil"/>
              <w:left w:val="single" w:sz="4" w:space="0" w:color="auto"/>
              <w:bottom w:val="single" w:sz="4" w:space="0" w:color="auto"/>
              <w:right w:val="single" w:sz="4" w:space="0" w:color="auto"/>
            </w:tcBorders>
            <w:shd w:val="clear" w:color="000000" w:fill="FFF2CC"/>
            <w:vAlign w:val="center"/>
            <w:hideMark/>
          </w:tcPr>
          <w:p w14:paraId="7707CCEE"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 xml:space="preserve">EV to EV Charger Ratio </w:t>
            </w:r>
          </w:p>
        </w:tc>
        <w:tc>
          <w:tcPr>
            <w:tcW w:w="222" w:type="dxa"/>
            <w:vAlign w:val="center"/>
            <w:hideMark/>
          </w:tcPr>
          <w:p w14:paraId="014DC7A4"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1489FEE2" w14:textId="77777777" w:rsidTr="001B3A74">
        <w:trPr>
          <w:trHeight w:val="20"/>
        </w:trPr>
        <w:tc>
          <w:tcPr>
            <w:tcW w:w="1370" w:type="dxa"/>
            <w:vMerge/>
            <w:tcBorders>
              <w:top w:val="nil"/>
              <w:left w:val="nil"/>
              <w:bottom w:val="nil"/>
              <w:right w:val="single" w:sz="4" w:space="0" w:color="auto"/>
            </w:tcBorders>
            <w:vAlign w:val="center"/>
            <w:hideMark/>
          </w:tcPr>
          <w:p w14:paraId="6BFA6AEE"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00E50B10"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6DE6118B"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2E3BEC32"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4BE1125B"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p>
        </w:tc>
      </w:tr>
      <w:tr w:rsidR="00D270FE" w:rsidRPr="00D270FE" w14:paraId="3EBA442E" w14:textId="77777777" w:rsidTr="001B3A74">
        <w:trPr>
          <w:trHeight w:val="20"/>
        </w:trPr>
        <w:tc>
          <w:tcPr>
            <w:tcW w:w="1370" w:type="dxa"/>
            <w:vMerge/>
            <w:tcBorders>
              <w:top w:val="nil"/>
              <w:left w:val="nil"/>
              <w:bottom w:val="nil"/>
              <w:right w:val="single" w:sz="4" w:space="0" w:color="auto"/>
            </w:tcBorders>
            <w:vAlign w:val="center"/>
            <w:hideMark/>
          </w:tcPr>
          <w:p w14:paraId="0D03E511"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tcBorders>
              <w:top w:val="nil"/>
              <w:left w:val="nil"/>
              <w:bottom w:val="single" w:sz="4" w:space="0" w:color="auto"/>
              <w:right w:val="single" w:sz="4" w:space="0" w:color="auto"/>
            </w:tcBorders>
            <w:shd w:val="clear" w:color="000000" w:fill="FFF2CC"/>
            <w:noWrap/>
            <w:vAlign w:val="center"/>
            <w:hideMark/>
          </w:tcPr>
          <w:p w14:paraId="69778328"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9</w:t>
            </w:r>
          </w:p>
        </w:tc>
        <w:tc>
          <w:tcPr>
            <w:tcW w:w="1946" w:type="dxa"/>
            <w:tcBorders>
              <w:top w:val="nil"/>
              <w:left w:val="nil"/>
              <w:bottom w:val="single" w:sz="4" w:space="0" w:color="auto"/>
              <w:right w:val="single" w:sz="4" w:space="0" w:color="auto"/>
            </w:tcBorders>
            <w:shd w:val="clear" w:color="000000" w:fill="FFF2CC"/>
            <w:noWrap/>
            <w:vAlign w:val="center"/>
            <w:hideMark/>
          </w:tcPr>
          <w:p w14:paraId="28EF8866"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Enablers</w:t>
            </w:r>
          </w:p>
        </w:tc>
        <w:tc>
          <w:tcPr>
            <w:tcW w:w="3903" w:type="dxa"/>
            <w:tcBorders>
              <w:top w:val="nil"/>
              <w:left w:val="nil"/>
              <w:bottom w:val="single" w:sz="4" w:space="0" w:color="auto"/>
              <w:right w:val="single" w:sz="4" w:space="0" w:color="auto"/>
            </w:tcBorders>
            <w:shd w:val="clear" w:color="000000" w:fill="FFF2CC"/>
            <w:noWrap/>
            <w:vAlign w:val="center"/>
            <w:hideMark/>
          </w:tcPr>
          <w:p w14:paraId="085075FE"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Capital subsidies for charging infrastructure</w:t>
            </w:r>
          </w:p>
        </w:tc>
        <w:tc>
          <w:tcPr>
            <w:tcW w:w="222" w:type="dxa"/>
            <w:vAlign w:val="center"/>
            <w:hideMark/>
          </w:tcPr>
          <w:p w14:paraId="11CB48F3"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1541E4ED" w14:textId="77777777" w:rsidTr="001B3A74">
        <w:trPr>
          <w:trHeight w:val="20"/>
        </w:trPr>
        <w:tc>
          <w:tcPr>
            <w:tcW w:w="1370" w:type="dxa"/>
            <w:vMerge/>
            <w:tcBorders>
              <w:top w:val="nil"/>
              <w:left w:val="nil"/>
              <w:bottom w:val="nil"/>
              <w:right w:val="single" w:sz="4" w:space="0" w:color="auto"/>
            </w:tcBorders>
            <w:vAlign w:val="center"/>
            <w:hideMark/>
          </w:tcPr>
          <w:p w14:paraId="0AD67181"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val="restart"/>
            <w:tcBorders>
              <w:top w:val="nil"/>
              <w:left w:val="single" w:sz="4" w:space="0" w:color="auto"/>
              <w:bottom w:val="single" w:sz="4" w:space="0" w:color="auto"/>
              <w:right w:val="single" w:sz="4" w:space="0" w:color="auto"/>
            </w:tcBorders>
            <w:shd w:val="clear" w:color="000000" w:fill="FFE699"/>
            <w:noWrap/>
            <w:vAlign w:val="center"/>
            <w:hideMark/>
          </w:tcPr>
          <w:p w14:paraId="5FCD1EB4"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10</w:t>
            </w:r>
          </w:p>
        </w:tc>
        <w:tc>
          <w:tcPr>
            <w:tcW w:w="1946" w:type="dxa"/>
            <w:vMerge w:val="restart"/>
            <w:tcBorders>
              <w:top w:val="nil"/>
              <w:left w:val="single" w:sz="4" w:space="0" w:color="auto"/>
              <w:bottom w:val="single" w:sz="4" w:space="0" w:color="auto"/>
              <w:right w:val="single" w:sz="4" w:space="0" w:color="auto"/>
            </w:tcBorders>
            <w:shd w:val="clear" w:color="000000" w:fill="FFE699"/>
            <w:noWrap/>
            <w:vAlign w:val="center"/>
            <w:hideMark/>
          </w:tcPr>
          <w:p w14:paraId="5B1FCC1C"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Enablers</w:t>
            </w:r>
          </w:p>
        </w:tc>
        <w:tc>
          <w:tcPr>
            <w:tcW w:w="3903" w:type="dxa"/>
            <w:vMerge w:val="restart"/>
            <w:tcBorders>
              <w:top w:val="nil"/>
              <w:left w:val="single" w:sz="4" w:space="0" w:color="auto"/>
              <w:bottom w:val="single" w:sz="4" w:space="0" w:color="auto"/>
              <w:right w:val="single" w:sz="4" w:space="0" w:color="auto"/>
            </w:tcBorders>
            <w:shd w:val="clear" w:color="000000" w:fill="FFE699"/>
            <w:vAlign w:val="center"/>
            <w:hideMark/>
          </w:tcPr>
          <w:p w14:paraId="6DE63D83"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Charging Infrastructure Development Initiatives</w:t>
            </w:r>
          </w:p>
        </w:tc>
        <w:tc>
          <w:tcPr>
            <w:tcW w:w="222" w:type="dxa"/>
            <w:vAlign w:val="center"/>
            <w:hideMark/>
          </w:tcPr>
          <w:p w14:paraId="34D2C7A5"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4ED1D671" w14:textId="77777777" w:rsidTr="001B3A74">
        <w:trPr>
          <w:trHeight w:val="20"/>
        </w:trPr>
        <w:tc>
          <w:tcPr>
            <w:tcW w:w="1370" w:type="dxa"/>
            <w:vMerge/>
            <w:tcBorders>
              <w:top w:val="nil"/>
              <w:left w:val="nil"/>
              <w:bottom w:val="nil"/>
              <w:right w:val="single" w:sz="4" w:space="0" w:color="auto"/>
            </w:tcBorders>
            <w:vAlign w:val="center"/>
            <w:hideMark/>
          </w:tcPr>
          <w:p w14:paraId="1BF825BA"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19CC0AF1"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43CC8622"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1842A43D"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4FA3827D"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p>
        </w:tc>
      </w:tr>
      <w:tr w:rsidR="00D270FE" w:rsidRPr="00D270FE" w14:paraId="2ABC5453" w14:textId="77777777" w:rsidTr="001B3A74">
        <w:trPr>
          <w:trHeight w:val="20"/>
        </w:trPr>
        <w:tc>
          <w:tcPr>
            <w:tcW w:w="1370" w:type="dxa"/>
            <w:vMerge/>
            <w:tcBorders>
              <w:top w:val="nil"/>
              <w:left w:val="nil"/>
              <w:bottom w:val="nil"/>
              <w:right w:val="single" w:sz="4" w:space="0" w:color="auto"/>
            </w:tcBorders>
            <w:vAlign w:val="center"/>
            <w:hideMark/>
          </w:tcPr>
          <w:p w14:paraId="631C8F81"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59BA3BA0"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588E5B51"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6852055F"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2DA4EA46"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5ECC1992" w14:textId="77777777" w:rsidTr="001B3A74">
        <w:trPr>
          <w:trHeight w:val="20"/>
        </w:trPr>
        <w:tc>
          <w:tcPr>
            <w:tcW w:w="1370" w:type="dxa"/>
            <w:vMerge/>
            <w:tcBorders>
              <w:top w:val="nil"/>
              <w:left w:val="nil"/>
              <w:bottom w:val="nil"/>
              <w:right w:val="single" w:sz="4" w:space="0" w:color="auto"/>
            </w:tcBorders>
            <w:vAlign w:val="center"/>
            <w:hideMark/>
          </w:tcPr>
          <w:p w14:paraId="15FBC647"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val="restart"/>
            <w:tcBorders>
              <w:top w:val="nil"/>
              <w:left w:val="single" w:sz="4" w:space="0" w:color="auto"/>
              <w:bottom w:val="single" w:sz="4" w:space="0" w:color="auto"/>
              <w:right w:val="single" w:sz="4" w:space="0" w:color="auto"/>
            </w:tcBorders>
            <w:shd w:val="clear" w:color="000000" w:fill="FFF2CC"/>
            <w:noWrap/>
            <w:vAlign w:val="center"/>
            <w:hideMark/>
          </w:tcPr>
          <w:p w14:paraId="76F24843"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11</w:t>
            </w:r>
          </w:p>
        </w:tc>
        <w:tc>
          <w:tcPr>
            <w:tcW w:w="1946" w:type="dxa"/>
            <w:vMerge w:val="restart"/>
            <w:tcBorders>
              <w:top w:val="nil"/>
              <w:left w:val="single" w:sz="4" w:space="0" w:color="auto"/>
              <w:bottom w:val="single" w:sz="4" w:space="0" w:color="auto"/>
              <w:right w:val="single" w:sz="4" w:space="0" w:color="auto"/>
            </w:tcBorders>
            <w:shd w:val="clear" w:color="000000" w:fill="FFF2CC"/>
            <w:noWrap/>
            <w:vAlign w:val="center"/>
            <w:hideMark/>
          </w:tcPr>
          <w:p w14:paraId="47CB3491"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Enablers</w:t>
            </w:r>
          </w:p>
        </w:tc>
        <w:tc>
          <w:tcPr>
            <w:tcW w:w="3903" w:type="dxa"/>
            <w:vMerge w:val="restart"/>
            <w:tcBorders>
              <w:top w:val="nil"/>
              <w:left w:val="single" w:sz="4" w:space="0" w:color="auto"/>
              <w:bottom w:val="single" w:sz="4" w:space="0" w:color="auto"/>
              <w:right w:val="single" w:sz="4" w:space="0" w:color="auto"/>
            </w:tcBorders>
            <w:shd w:val="clear" w:color="000000" w:fill="FFF2CC"/>
            <w:vAlign w:val="center"/>
            <w:hideMark/>
          </w:tcPr>
          <w:p w14:paraId="59AC6CD3"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Building Bylaws (and mandates)</w:t>
            </w:r>
          </w:p>
        </w:tc>
        <w:tc>
          <w:tcPr>
            <w:tcW w:w="222" w:type="dxa"/>
            <w:vAlign w:val="center"/>
            <w:hideMark/>
          </w:tcPr>
          <w:p w14:paraId="46D7C5CD"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6279E6FA" w14:textId="77777777" w:rsidTr="001B3A74">
        <w:trPr>
          <w:trHeight w:val="20"/>
        </w:trPr>
        <w:tc>
          <w:tcPr>
            <w:tcW w:w="1370" w:type="dxa"/>
            <w:vMerge/>
            <w:tcBorders>
              <w:top w:val="nil"/>
              <w:left w:val="nil"/>
              <w:bottom w:val="nil"/>
              <w:right w:val="single" w:sz="4" w:space="0" w:color="auto"/>
            </w:tcBorders>
            <w:vAlign w:val="center"/>
            <w:hideMark/>
          </w:tcPr>
          <w:p w14:paraId="56FDD68C"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631C90E6"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59EFB1CD"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5B84F50A"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16B96C3C"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p>
        </w:tc>
      </w:tr>
      <w:tr w:rsidR="00D270FE" w:rsidRPr="00D270FE" w14:paraId="085F5750" w14:textId="77777777" w:rsidTr="001B3A74">
        <w:trPr>
          <w:trHeight w:val="20"/>
        </w:trPr>
        <w:tc>
          <w:tcPr>
            <w:tcW w:w="1370" w:type="dxa"/>
            <w:vMerge/>
            <w:tcBorders>
              <w:top w:val="nil"/>
              <w:left w:val="nil"/>
              <w:bottom w:val="nil"/>
              <w:right w:val="single" w:sz="4" w:space="0" w:color="auto"/>
            </w:tcBorders>
            <w:vAlign w:val="center"/>
            <w:hideMark/>
          </w:tcPr>
          <w:p w14:paraId="799EF2F6"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val="restart"/>
            <w:tcBorders>
              <w:top w:val="nil"/>
              <w:left w:val="single" w:sz="4" w:space="0" w:color="auto"/>
              <w:bottom w:val="single" w:sz="4" w:space="0" w:color="000000"/>
              <w:right w:val="single" w:sz="4" w:space="0" w:color="auto"/>
            </w:tcBorders>
            <w:shd w:val="clear" w:color="000000" w:fill="FFE699"/>
            <w:noWrap/>
            <w:vAlign w:val="center"/>
            <w:hideMark/>
          </w:tcPr>
          <w:p w14:paraId="61DBC804"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12</w:t>
            </w:r>
          </w:p>
        </w:tc>
        <w:tc>
          <w:tcPr>
            <w:tcW w:w="1946" w:type="dxa"/>
            <w:vMerge w:val="restart"/>
            <w:tcBorders>
              <w:top w:val="nil"/>
              <w:left w:val="single" w:sz="4" w:space="0" w:color="auto"/>
              <w:bottom w:val="single" w:sz="4" w:space="0" w:color="auto"/>
              <w:right w:val="single" w:sz="4" w:space="0" w:color="auto"/>
            </w:tcBorders>
            <w:shd w:val="clear" w:color="000000" w:fill="FFE699"/>
            <w:noWrap/>
            <w:vAlign w:val="center"/>
            <w:hideMark/>
          </w:tcPr>
          <w:p w14:paraId="47953D02"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Enablers</w:t>
            </w:r>
          </w:p>
        </w:tc>
        <w:tc>
          <w:tcPr>
            <w:tcW w:w="3903" w:type="dxa"/>
            <w:vMerge w:val="restart"/>
            <w:tcBorders>
              <w:top w:val="nil"/>
              <w:left w:val="single" w:sz="4" w:space="0" w:color="auto"/>
              <w:bottom w:val="single" w:sz="4" w:space="0" w:color="auto"/>
              <w:right w:val="single" w:sz="4" w:space="0" w:color="auto"/>
            </w:tcBorders>
            <w:shd w:val="clear" w:color="000000" w:fill="FFE699"/>
            <w:vAlign w:val="center"/>
            <w:hideMark/>
          </w:tcPr>
          <w:p w14:paraId="435263B9"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 xml:space="preserve">Share of Renewable Energy Generation Capacity </w:t>
            </w:r>
          </w:p>
        </w:tc>
        <w:tc>
          <w:tcPr>
            <w:tcW w:w="222" w:type="dxa"/>
            <w:vAlign w:val="center"/>
            <w:hideMark/>
          </w:tcPr>
          <w:p w14:paraId="4AC87C8F"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783E081F" w14:textId="77777777" w:rsidTr="001B3A74">
        <w:trPr>
          <w:trHeight w:val="20"/>
        </w:trPr>
        <w:tc>
          <w:tcPr>
            <w:tcW w:w="1370" w:type="dxa"/>
            <w:vMerge/>
            <w:tcBorders>
              <w:top w:val="nil"/>
              <w:left w:val="nil"/>
              <w:bottom w:val="nil"/>
              <w:right w:val="single" w:sz="4" w:space="0" w:color="auto"/>
            </w:tcBorders>
            <w:vAlign w:val="center"/>
            <w:hideMark/>
          </w:tcPr>
          <w:p w14:paraId="4CA557FA"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000000"/>
              <w:right w:val="single" w:sz="4" w:space="0" w:color="auto"/>
            </w:tcBorders>
            <w:vAlign w:val="center"/>
            <w:hideMark/>
          </w:tcPr>
          <w:p w14:paraId="7E2CE955"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1C006814"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56A58707"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273A077D"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p>
        </w:tc>
      </w:tr>
      <w:tr w:rsidR="00D270FE" w:rsidRPr="00D270FE" w14:paraId="588ACCF6" w14:textId="77777777" w:rsidTr="001B3A74">
        <w:trPr>
          <w:trHeight w:val="20"/>
        </w:trPr>
        <w:tc>
          <w:tcPr>
            <w:tcW w:w="1370" w:type="dxa"/>
            <w:vMerge/>
            <w:tcBorders>
              <w:top w:val="nil"/>
              <w:left w:val="nil"/>
              <w:bottom w:val="nil"/>
              <w:right w:val="single" w:sz="4" w:space="0" w:color="auto"/>
            </w:tcBorders>
            <w:vAlign w:val="center"/>
            <w:hideMark/>
          </w:tcPr>
          <w:p w14:paraId="7ECA7290"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val="restart"/>
            <w:tcBorders>
              <w:top w:val="nil"/>
              <w:left w:val="single" w:sz="4" w:space="0" w:color="auto"/>
              <w:bottom w:val="single" w:sz="4" w:space="0" w:color="000000"/>
              <w:right w:val="single" w:sz="4" w:space="0" w:color="auto"/>
            </w:tcBorders>
            <w:shd w:val="clear" w:color="000000" w:fill="FFE699"/>
            <w:noWrap/>
            <w:vAlign w:val="center"/>
            <w:hideMark/>
          </w:tcPr>
          <w:p w14:paraId="3799EE55"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13</w:t>
            </w:r>
          </w:p>
        </w:tc>
        <w:tc>
          <w:tcPr>
            <w:tcW w:w="1946" w:type="dxa"/>
            <w:vMerge w:val="restart"/>
            <w:tcBorders>
              <w:top w:val="nil"/>
              <w:left w:val="single" w:sz="4" w:space="0" w:color="auto"/>
              <w:bottom w:val="single" w:sz="4" w:space="0" w:color="auto"/>
              <w:right w:val="single" w:sz="4" w:space="0" w:color="auto"/>
            </w:tcBorders>
            <w:shd w:val="clear" w:color="000000" w:fill="FFE699"/>
            <w:noWrap/>
            <w:vAlign w:val="center"/>
            <w:hideMark/>
          </w:tcPr>
          <w:p w14:paraId="2758FBA3"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Enablers</w:t>
            </w:r>
          </w:p>
        </w:tc>
        <w:tc>
          <w:tcPr>
            <w:tcW w:w="3903" w:type="dxa"/>
            <w:vMerge w:val="restart"/>
            <w:tcBorders>
              <w:top w:val="nil"/>
              <w:left w:val="single" w:sz="4" w:space="0" w:color="auto"/>
              <w:bottom w:val="single" w:sz="4" w:space="0" w:color="auto"/>
              <w:right w:val="single" w:sz="4" w:space="0" w:color="auto"/>
            </w:tcBorders>
            <w:shd w:val="clear" w:color="000000" w:fill="FFE699"/>
            <w:vAlign w:val="center"/>
            <w:hideMark/>
          </w:tcPr>
          <w:p w14:paraId="1BBA5E01" w14:textId="705015C1" w:rsidR="00D270FE" w:rsidRPr="00D270FE" w:rsidRDefault="00E013B6" w:rsidP="00D270FE">
            <w:pPr>
              <w:spacing w:after="0" w:line="240" w:lineRule="auto"/>
              <w:jc w:val="center"/>
              <w:rPr>
                <w:rFonts w:eastAsia="Times New Roman" w:cstheme="minorHAnsi"/>
                <w:b/>
                <w:bCs/>
                <w:color w:val="000000"/>
                <w:kern w:val="0"/>
                <w:sz w:val="20"/>
                <w:szCs w:val="20"/>
                <w:lang w:bidi="bn-IN"/>
                <w14:ligatures w14:val="none"/>
              </w:rPr>
            </w:pPr>
            <w:r>
              <w:rPr>
                <w:rFonts w:eastAsia="Times New Roman" w:cstheme="minorHAnsi"/>
                <w:b/>
                <w:bCs/>
                <w:color w:val="000000"/>
                <w:kern w:val="0"/>
                <w:sz w:val="20"/>
                <w:szCs w:val="20"/>
                <w:lang w:bidi="bn-IN"/>
                <w14:ligatures w14:val="none"/>
              </w:rPr>
              <w:t>Power Availability</w:t>
            </w:r>
            <w:r w:rsidR="00D270FE" w:rsidRPr="00D270FE">
              <w:rPr>
                <w:rFonts w:eastAsia="Times New Roman" w:cstheme="minorHAnsi"/>
                <w:b/>
                <w:bCs/>
                <w:color w:val="000000"/>
                <w:kern w:val="0"/>
                <w:sz w:val="20"/>
                <w:szCs w:val="20"/>
                <w:lang w:bidi="bn-IN"/>
                <w14:ligatures w14:val="none"/>
              </w:rPr>
              <w:t xml:space="preserve"> </w:t>
            </w:r>
          </w:p>
        </w:tc>
        <w:tc>
          <w:tcPr>
            <w:tcW w:w="222" w:type="dxa"/>
            <w:vAlign w:val="center"/>
            <w:hideMark/>
          </w:tcPr>
          <w:p w14:paraId="57B51245"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624CAE20" w14:textId="77777777" w:rsidTr="001B3A74">
        <w:trPr>
          <w:trHeight w:val="20"/>
        </w:trPr>
        <w:tc>
          <w:tcPr>
            <w:tcW w:w="1370" w:type="dxa"/>
            <w:vMerge/>
            <w:tcBorders>
              <w:top w:val="nil"/>
              <w:left w:val="nil"/>
              <w:bottom w:val="nil"/>
              <w:right w:val="single" w:sz="4" w:space="0" w:color="auto"/>
            </w:tcBorders>
            <w:vAlign w:val="center"/>
            <w:hideMark/>
          </w:tcPr>
          <w:p w14:paraId="5FE5E8C9"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000000"/>
              <w:right w:val="single" w:sz="4" w:space="0" w:color="auto"/>
            </w:tcBorders>
            <w:vAlign w:val="center"/>
            <w:hideMark/>
          </w:tcPr>
          <w:p w14:paraId="122044AF"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7AF7A2FF"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0934FE09"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51025A3D"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p>
        </w:tc>
      </w:tr>
      <w:tr w:rsidR="00D270FE" w:rsidRPr="00D270FE" w14:paraId="7F497461" w14:textId="77777777" w:rsidTr="001B3A74">
        <w:trPr>
          <w:trHeight w:val="20"/>
        </w:trPr>
        <w:tc>
          <w:tcPr>
            <w:tcW w:w="1370" w:type="dxa"/>
            <w:vMerge w:val="restart"/>
            <w:tcBorders>
              <w:top w:val="single" w:sz="4" w:space="0" w:color="auto"/>
              <w:left w:val="single" w:sz="4" w:space="0" w:color="auto"/>
              <w:bottom w:val="single" w:sz="4" w:space="0" w:color="000000"/>
              <w:right w:val="single" w:sz="4" w:space="0" w:color="auto"/>
            </w:tcBorders>
            <w:shd w:val="clear" w:color="000000" w:fill="5B9BD5"/>
            <w:vAlign w:val="center"/>
            <w:hideMark/>
          </w:tcPr>
          <w:p w14:paraId="32C0E4E8"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EV Research and Innovation Status</w:t>
            </w:r>
          </w:p>
        </w:tc>
        <w:tc>
          <w:tcPr>
            <w:tcW w:w="1529" w:type="dxa"/>
            <w:vMerge w:val="restart"/>
            <w:tcBorders>
              <w:top w:val="nil"/>
              <w:left w:val="single" w:sz="4" w:space="0" w:color="auto"/>
              <w:bottom w:val="single" w:sz="4" w:space="0" w:color="auto"/>
              <w:right w:val="single" w:sz="4" w:space="0" w:color="auto"/>
            </w:tcBorders>
            <w:shd w:val="clear" w:color="000000" w:fill="BDD7EE"/>
            <w:noWrap/>
            <w:vAlign w:val="center"/>
            <w:hideMark/>
          </w:tcPr>
          <w:p w14:paraId="2D1A659C"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14</w:t>
            </w:r>
          </w:p>
        </w:tc>
        <w:tc>
          <w:tcPr>
            <w:tcW w:w="1946" w:type="dxa"/>
            <w:vMerge w:val="restart"/>
            <w:tcBorders>
              <w:top w:val="nil"/>
              <w:left w:val="single" w:sz="4" w:space="0" w:color="auto"/>
              <w:bottom w:val="single" w:sz="4" w:space="0" w:color="auto"/>
              <w:right w:val="single" w:sz="4" w:space="0" w:color="auto"/>
            </w:tcBorders>
            <w:shd w:val="clear" w:color="000000" w:fill="BDD7EE"/>
            <w:noWrap/>
            <w:vAlign w:val="center"/>
            <w:hideMark/>
          </w:tcPr>
          <w:p w14:paraId="68B8D687" w14:textId="77777777" w:rsidR="00D270FE" w:rsidRPr="00D270FE" w:rsidRDefault="00D270FE" w:rsidP="00D270FE">
            <w:pPr>
              <w:spacing w:after="0" w:line="240" w:lineRule="auto"/>
              <w:jc w:val="center"/>
              <w:rPr>
                <w:rFonts w:eastAsia="Times New Roman" w:cstheme="minorHAnsi"/>
                <w:kern w:val="0"/>
                <w:sz w:val="20"/>
                <w:szCs w:val="20"/>
                <w:lang w:bidi="bn-IN"/>
                <w14:ligatures w14:val="none"/>
              </w:rPr>
            </w:pPr>
            <w:r w:rsidRPr="00D270FE">
              <w:rPr>
                <w:rFonts w:eastAsia="Times New Roman" w:cstheme="minorHAnsi"/>
                <w:kern w:val="0"/>
                <w:sz w:val="20"/>
                <w:szCs w:val="20"/>
                <w:lang w:bidi="bn-IN"/>
                <w14:ligatures w14:val="none"/>
              </w:rPr>
              <w:t>Outcomes</w:t>
            </w:r>
          </w:p>
        </w:tc>
        <w:tc>
          <w:tcPr>
            <w:tcW w:w="3903" w:type="dxa"/>
            <w:vMerge w:val="restart"/>
            <w:tcBorders>
              <w:top w:val="nil"/>
              <w:left w:val="single" w:sz="4" w:space="0" w:color="auto"/>
              <w:bottom w:val="single" w:sz="4" w:space="0" w:color="auto"/>
              <w:right w:val="single" w:sz="4" w:space="0" w:color="auto"/>
            </w:tcBorders>
            <w:shd w:val="clear" w:color="000000" w:fill="BDD7EE"/>
            <w:vAlign w:val="center"/>
            <w:hideMark/>
          </w:tcPr>
          <w:p w14:paraId="160AF67A" w14:textId="77777777" w:rsidR="00D270FE" w:rsidRPr="00D270FE" w:rsidRDefault="00D270FE" w:rsidP="00D270FE">
            <w:pPr>
              <w:spacing w:after="0" w:line="240" w:lineRule="auto"/>
              <w:jc w:val="center"/>
              <w:rPr>
                <w:rFonts w:eastAsia="Times New Roman" w:cstheme="minorHAnsi"/>
                <w:b/>
                <w:bCs/>
                <w:kern w:val="0"/>
                <w:sz w:val="20"/>
                <w:szCs w:val="20"/>
                <w:lang w:bidi="bn-IN"/>
                <w14:ligatures w14:val="none"/>
              </w:rPr>
            </w:pPr>
            <w:r w:rsidRPr="00D270FE">
              <w:rPr>
                <w:rFonts w:eastAsia="Times New Roman" w:cstheme="minorHAnsi"/>
                <w:b/>
                <w:bCs/>
                <w:kern w:val="0"/>
                <w:sz w:val="20"/>
                <w:szCs w:val="20"/>
                <w:lang w:bidi="bn-IN"/>
                <w14:ligatures w14:val="none"/>
              </w:rPr>
              <w:t xml:space="preserve">EV Startups </w:t>
            </w:r>
          </w:p>
        </w:tc>
        <w:tc>
          <w:tcPr>
            <w:tcW w:w="222" w:type="dxa"/>
            <w:vAlign w:val="center"/>
            <w:hideMark/>
          </w:tcPr>
          <w:p w14:paraId="3D9E5C58"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56594DE5" w14:textId="77777777" w:rsidTr="001B3A74">
        <w:trPr>
          <w:trHeight w:val="20"/>
        </w:trPr>
        <w:tc>
          <w:tcPr>
            <w:tcW w:w="1370" w:type="dxa"/>
            <w:vMerge/>
            <w:tcBorders>
              <w:top w:val="single" w:sz="4" w:space="0" w:color="auto"/>
              <w:left w:val="single" w:sz="4" w:space="0" w:color="auto"/>
              <w:bottom w:val="single" w:sz="4" w:space="0" w:color="000000"/>
              <w:right w:val="single" w:sz="4" w:space="0" w:color="auto"/>
            </w:tcBorders>
            <w:vAlign w:val="center"/>
            <w:hideMark/>
          </w:tcPr>
          <w:p w14:paraId="4002BA54"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43B3038E"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459C2CA9"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136A3394" w14:textId="77777777" w:rsidR="00D270FE" w:rsidRPr="00D270FE" w:rsidRDefault="00D270FE" w:rsidP="00D270FE">
            <w:pPr>
              <w:spacing w:after="0" w:line="240" w:lineRule="auto"/>
              <w:rPr>
                <w:rFonts w:eastAsia="Times New Roman" w:cstheme="minorHAnsi"/>
                <w:b/>
                <w:bCs/>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6C49629F" w14:textId="77777777" w:rsidR="00D270FE" w:rsidRPr="00D270FE" w:rsidRDefault="00D270FE" w:rsidP="00D270FE">
            <w:pPr>
              <w:spacing w:after="0" w:line="240" w:lineRule="auto"/>
              <w:jc w:val="center"/>
              <w:rPr>
                <w:rFonts w:eastAsia="Times New Roman" w:cstheme="minorHAnsi"/>
                <w:b/>
                <w:bCs/>
                <w:kern w:val="0"/>
                <w:sz w:val="20"/>
                <w:szCs w:val="20"/>
                <w:lang w:bidi="bn-IN"/>
                <w14:ligatures w14:val="none"/>
              </w:rPr>
            </w:pPr>
          </w:p>
        </w:tc>
      </w:tr>
      <w:tr w:rsidR="00D270FE" w:rsidRPr="00D270FE" w14:paraId="3AEF763E" w14:textId="77777777" w:rsidTr="001B3A74">
        <w:trPr>
          <w:trHeight w:val="20"/>
        </w:trPr>
        <w:tc>
          <w:tcPr>
            <w:tcW w:w="1370" w:type="dxa"/>
            <w:vMerge/>
            <w:tcBorders>
              <w:top w:val="single" w:sz="4" w:space="0" w:color="auto"/>
              <w:left w:val="single" w:sz="4" w:space="0" w:color="auto"/>
              <w:bottom w:val="single" w:sz="4" w:space="0" w:color="000000"/>
              <w:right w:val="single" w:sz="4" w:space="0" w:color="auto"/>
            </w:tcBorders>
            <w:vAlign w:val="center"/>
            <w:hideMark/>
          </w:tcPr>
          <w:p w14:paraId="3B0E25D4"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val="restart"/>
            <w:tcBorders>
              <w:top w:val="nil"/>
              <w:left w:val="single" w:sz="4" w:space="0" w:color="auto"/>
              <w:bottom w:val="single" w:sz="4" w:space="0" w:color="auto"/>
              <w:right w:val="single" w:sz="4" w:space="0" w:color="auto"/>
            </w:tcBorders>
            <w:shd w:val="clear" w:color="000000" w:fill="BDD7EE"/>
            <w:noWrap/>
            <w:vAlign w:val="center"/>
            <w:hideMark/>
          </w:tcPr>
          <w:p w14:paraId="28CE157A"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15</w:t>
            </w:r>
          </w:p>
        </w:tc>
        <w:tc>
          <w:tcPr>
            <w:tcW w:w="1946" w:type="dxa"/>
            <w:vMerge w:val="restart"/>
            <w:tcBorders>
              <w:top w:val="nil"/>
              <w:left w:val="single" w:sz="4" w:space="0" w:color="auto"/>
              <w:bottom w:val="single" w:sz="4" w:space="0" w:color="auto"/>
              <w:right w:val="single" w:sz="4" w:space="0" w:color="auto"/>
            </w:tcBorders>
            <w:shd w:val="clear" w:color="000000" w:fill="BDD7EE"/>
            <w:noWrap/>
            <w:vAlign w:val="center"/>
            <w:hideMark/>
          </w:tcPr>
          <w:p w14:paraId="051AAC89"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Enablers</w:t>
            </w:r>
          </w:p>
        </w:tc>
        <w:tc>
          <w:tcPr>
            <w:tcW w:w="3903" w:type="dxa"/>
            <w:vMerge w:val="restart"/>
            <w:tcBorders>
              <w:top w:val="nil"/>
              <w:left w:val="single" w:sz="4" w:space="0" w:color="auto"/>
              <w:bottom w:val="single" w:sz="4" w:space="0" w:color="auto"/>
              <w:right w:val="single" w:sz="4" w:space="0" w:color="auto"/>
            </w:tcBorders>
            <w:shd w:val="clear" w:color="000000" w:fill="BDD7EE"/>
            <w:vAlign w:val="center"/>
            <w:hideMark/>
          </w:tcPr>
          <w:p w14:paraId="6B59B49F"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 xml:space="preserve">EV Research and Development Initiatives </w:t>
            </w:r>
          </w:p>
        </w:tc>
        <w:tc>
          <w:tcPr>
            <w:tcW w:w="222" w:type="dxa"/>
            <w:vAlign w:val="center"/>
            <w:hideMark/>
          </w:tcPr>
          <w:p w14:paraId="6B732215"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68C2C32E" w14:textId="77777777" w:rsidTr="001B3A74">
        <w:trPr>
          <w:trHeight w:val="20"/>
        </w:trPr>
        <w:tc>
          <w:tcPr>
            <w:tcW w:w="1370" w:type="dxa"/>
            <w:vMerge/>
            <w:tcBorders>
              <w:top w:val="single" w:sz="4" w:space="0" w:color="auto"/>
              <w:left w:val="single" w:sz="4" w:space="0" w:color="auto"/>
              <w:bottom w:val="single" w:sz="4" w:space="0" w:color="000000"/>
              <w:right w:val="single" w:sz="4" w:space="0" w:color="auto"/>
            </w:tcBorders>
            <w:vAlign w:val="center"/>
            <w:hideMark/>
          </w:tcPr>
          <w:p w14:paraId="0F97F0AF"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52F919FA"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396672B3"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2A4AFF91"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1A3B1C8B"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p>
        </w:tc>
      </w:tr>
      <w:tr w:rsidR="00D270FE" w:rsidRPr="00D270FE" w14:paraId="0D28B4D0" w14:textId="77777777" w:rsidTr="001B3A74">
        <w:trPr>
          <w:trHeight w:val="20"/>
        </w:trPr>
        <w:tc>
          <w:tcPr>
            <w:tcW w:w="1370" w:type="dxa"/>
            <w:vMerge/>
            <w:tcBorders>
              <w:top w:val="single" w:sz="4" w:space="0" w:color="auto"/>
              <w:left w:val="single" w:sz="4" w:space="0" w:color="auto"/>
              <w:bottom w:val="single" w:sz="4" w:space="0" w:color="000000"/>
              <w:right w:val="single" w:sz="4" w:space="0" w:color="auto"/>
            </w:tcBorders>
            <w:vAlign w:val="center"/>
            <w:hideMark/>
          </w:tcPr>
          <w:p w14:paraId="12C6AEE1"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vMerge/>
            <w:tcBorders>
              <w:top w:val="nil"/>
              <w:left w:val="single" w:sz="4" w:space="0" w:color="auto"/>
              <w:bottom w:val="single" w:sz="4" w:space="0" w:color="auto"/>
              <w:right w:val="single" w:sz="4" w:space="0" w:color="auto"/>
            </w:tcBorders>
            <w:vAlign w:val="center"/>
            <w:hideMark/>
          </w:tcPr>
          <w:p w14:paraId="6B2FA82E"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946" w:type="dxa"/>
            <w:vMerge/>
            <w:tcBorders>
              <w:top w:val="nil"/>
              <w:left w:val="single" w:sz="4" w:space="0" w:color="auto"/>
              <w:bottom w:val="single" w:sz="4" w:space="0" w:color="auto"/>
              <w:right w:val="single" w:sz="4" w:space="0" w:color="auto"/>
            </w:tcBorders>
            <w:vAlign w:val="center"/>
            <w:hideMark/>
          </w:tcPr>
          <w:p w14:paraId="1E53E0A1"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3903" w:type="dxa"/>
            <w:vMerge/>
            <w:tcBorders>
              <w:top w:val="nil"/>
              <w:left w:val="single" w:sz="4" w:space="0" w:color="auto"/>
              <w:bottom w:val="single" w:sz="4" w:space="0" w:color="auto"/>
              <w:right w:val="single" w:sz="4" w:space="0" w:color="auto"/>
            </w:tcBorders>
            <w:vAlign w:val="center"/>
            <w:hideMark/>
          </w:tcPr>
          <w:p w14:paraId="12DD33F8" w14:textId="77777777" w:rsidR="00D270FE" w:rsidRPr="00D270FE" w:rsidRDefault="00D270FE" w:rsidP="00D270FE">
            <w:pPr>
              <w:spacing w:after="0" w:line="240" w:lineRule="auto"/>
              <w:rPr>
                <w:rFonts w:eastAsia="Times New Roman" w:cstheme="minorHAnsi"/>
                <w:color w:val="000000"/>
                <w:kern w:val="0"/>
                <w:sz w:val="20"/>
                <w:szCs w:val="20"/>
                <w:lang w:bidi="bn-IN"/>
                <w14:ligatures w14:val="none"/>
              </w:rPr>
            </w:pPr>
          </w:p>
        </w:tc>
        <w:tc>
          <w:tcPr>
            <w:tcW w:w="222" w:type="dxa"/>
            <w:tcBorders>
              <w:top w:val="nil"/>
              <w:left w:val="nil"/>
              <w:bottom w:val="nil"/>
              <w:right w:val="nil"/>
            </w:tcBorders>
            <w:shd w:val="clear" w:color="auto" w:fill="auto"/>
            <w:noWrap/>
            <w:vAlign w:val="bottom"/>
            <w:hideMark/>
          </w:tcPr>
          <w:p w14:paraId="4B1F5C67"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r w:rsidR="00D270FE" w:rsidRPr="00D270FE" w14:paraId="6C2C2AF7" w14:textId="77777777" w:rsidTr="001B3A74">
        <w:trPr>
          <w:trHeight w:val="20"/>
        </w:trPr>
        <w:tc>
          <w:tcPr>
            <w:tcW w:w="1370" w:type="dxa"/>
            <w:vMerge/>
            <w:tcBorders>
              <w:top w:val="single" w:sz="4" w:space="0" w:color="auto"/>
              <w:left w:val="single" w:sz="4" w:space="0" w:color="auto"/>
              <w:bottom w:val="single" w:sz="4" w:space="0" w:color="000000"/>
              <w:right w:val="single" w:sz="4" w:space="0" w:color="auto"/>
            </w:tcBorders>
            <w:vAlign w:val="center"/>
            <w:hideMark/>
          </w:tcPr>
          <w:p w14:paraId="6DAD376C" w14:textId="77777777" w:rsidR="00D270FE" w:rsidRPr="00D270FE" w:rsidRDefault="00D270FE" w:rsidP="00D270FE">
            <w:pPr>
              <w:spacing w:after="0" w:line="240" w:lineRule="auto"/>
              <w:rPr>
                <w:rFonts w:eastAsia="Times New Roman" w:cstheme="minorHAnsi"/>
                <w:b/>
                <w:bCs/>
                <w:color w:val="000000"/>
                <w:kern w:val="0"/>
                <w:sz w:val="20"/>
                <w:szCs w:val="20"/>
                <w:lang w:bidi="bn-IN"/>
                <w14:ligatures w14:val="none"/>
              </w:rPr>
            </w:pPr>
          </w:p>
        </w:tc>
        <w:tc>
          <w:tcPr>
            <w:tcW w:w="1529" w:type="dxa"/>
            <w:tcBorders>
              <w:top w:val="nil"/>
              <w:left w:val="nil"/>
              <w:bottom w:val="single" w:sz="4" w:space="0" w:color="auto"/>
              <w:right w:val="single" w:sz="4" w:space="0" w:color="auto"/>
            </w:tcBorders>
            <w:shd w:val="clear" w:color="000000" w:fill="DDEBF7"/>
            <w:noWrap/>
            <w:vAlign w:val="center"/>
            <w:hideMark/>
          </w:tcPr>
          <w:p w14:paraId="29341C5A"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16</w:t>
            </w:r>
          </w:p>
        </w:tc>
        <w:tc>
          <w:tcPr>
            <w:tcW w:w="1946" w:type="dxa"/>
            <w:tcBorders>
              <w:top w:val="nil"/>
              <w:left w:val="nil"/>
              <w:bottom w:val="single" w:sz="4" w:space="0" w:color="auto"/>
              <w:right w:val="single" w:sz="4" w:space="0" w:color="auto"/>
            </w:tcBorders>
            <w:shd w:val="clear" w:color="000000" w:fill="DDEBF7"/>
            <w:noWrap/>
            <w:vAlign w:val="center"/>
            <w:hideMark/>
          </w:tcPr>
          <w:p w14:paraId="4F3074BF" w14:textId="77777777" w:rsidR="00D270FE" w:rsidRPr="00D270FE" w:rsidRDefault="00D270FE" w:rsidP="00D270FE">
            <w:pPr>
              <w:spacing w:after="0" w:line="240" w:lineRule="auto"/>
              <w:jc w:val="center"/>
              <w:rPr>
                <w:rFonts w:eastAsia="Times New Roman" w:cstheme="minorHAnsi"/>
                <w:color w:val="000000"/>
                <w:kern w:val="0"/>
                <w:sz w:val="20"/>
                <w:szCs w:val="20"/>
                <w:lang w:bidi="bn-IN"/>
                <w14:ligatures w14:val="none"/>
              </w:rPr>
            </w:pPr>
            <w:r w:rsidRPr="00D270FE">
              <w:rPr>
                <w:rFonts w:eastAsia="Times New Roman" w:cstheme="minorHAnsi"/>
                <w:color w:val="000000"/>
                <w:kern w:val="0"/>
                <w:sz w:val="20"/>
                <w:szCs w:val="20"/>
                <w:lang w:bidi="bn-IN"/>
                <w14:ligatures w14:val="none"/>
              </w:rPr>
              <w:t>Enablers</w:t>
            </w:r>
          </w:p>
        </w:tc>
        <w:tc>
          <w:tcPr>
            <w:tcW w:w="3903" w:type="dxa"/>
            <w:tcBorders>
              <w:top w:val="nil"/>
              <w:left w:val="nil"/>
              <w:bottom w:val="single" w:sz="4" w:space="0" w:color="auto"/>
              <w:right w:val="single" w:sz="4" w:space="0" w:color="auto"/>
            </w:tcBorders>
            <w:shd w:val="clear" w:color="000000" w:fill="DDEBF7"/>
            <w:vAlign w:val="center"/>
            <w:hideMark/>
          </w:tcPr>
          <w:p w14:paraId="10FBAB3E" w14:textId="77777777" w:rsidR="00D270FE" w:rsidRPr="00D270FE" w:rsidRDefault="00D270FE" w:rsidP="00D270FE">
            <w:pPr>
              <w:spacing w:after="0" w:line="240" w:lineRule="auto"/>
              <w:jc w:val="center"/>
              <w:rPr>
                <w:rFonts w:eastAsia="Times New Roman" w:cstheme="minorHAnsi"/>
                <w:b/>
                <w:bCs/>
                <w:color w:val="000000"/>
                <w:kern w:val="0"/>
                <w:sz w:val="20"/>
                <w:szCs w:val="20"/>
                <w:lang w:bidi="bn-IN"/>
                <w14:ligatures w14:val="none"/>
              </w:rPr>
            </w:pPr>
            <w:r w:rsidRPr="00D270FE">
              <w:rPr>
                <w:rFonts w:eastAsia="Times New Roman" w:cstheme="minorHAnsi"/>
                <w:b/>
                <w:bCs/>
                <w:color w:val="000000"/>
                <w:kern w:val="0"/>
                <w:sz w:val="20"/>
                <w:szCs w:val="20"/>
                <w:lang w:bidi="bn-IN"/>
                <w14:ligatures w14:val="none"/>
              </w:rPr>
              <w:t xml:space="preserve">EV-related patents </w:t>
            </w:r>
          </w:p>
        </w:tc>
        <w:tc>
          <w:tcPr>
            <w:tcW w:w="222" w:type="dxa"/>
            <w:vAlign w:val="center"/>
            <w:hideMark/>
          </w:tcPr>
          <w:p w14:paraId="21E5138F" w14:textId="77777777" w:rsidR="00D270FE" w:rsidRPr="00D270FE" w:rsidRDefault="00D270FE" w:rsidP="00D270FE">
            <w:pPr>
              <w:spacing w:after="0" w:line="240" w:lineRule="auto"/>
              <w:rPr>
                <w:rFonts w:eastAsia="Times New Roman" w:cstheme="minorHAnsi"/>
                <w:kern w:val="0"/>
                <w:sz w:val="20"/>
                <w:szCs w:val="20"/>
                <w:lang w:bidi="bn-IN"/>
                <w14:ligatures w14:val="none"/>
              </w:rPr>
            </w:pPr>
          </w:p>
        </w:tc>
      </w:tr>
    </w:tbl>
    <w:p w14:paraId="2929161E" w14:textId="77777777" w:rsidR="001B3A74" w:rsidRDefault="001B3A74" w:rsidP="0002251C">
      <w:pPr>
        <w:pStyle w:val="ListParagraph"/>
      </w:pPr>
    </w:p>
    <w:p w14:paraId="07E4AF31" w14:textId="7E053758" w:rsidR="0002251C" w:rsidRDefault="001B3A74" w:rsidP="0002251C">
      <w:pPr>
        <w:pStyle w:val="ListParagraph"/>
      </w:pPr>
      <w:r>
        <w:rPr>
          <w:noProof/>
        </w:rPr>
        <w:drawing>
          <wp:inline distT="0" distB="0" distL="0" distR="0" wp14:anchorId="66377BA0" wp14:editId="798E93E5">
            <wp:extent cx="2821242" cy="28898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28271" cy="2897085"/>
                    </a:xfrm>
                    <a:prstGeom prst="rect">
                      <a:avLst/>
                    </a:prstGeom>
                  </pic:spPr>
                </pic:pic>
              </a:graphicData>
            </a:graphic>
          </wp:inline>
        </w:drawing>
      </w:r>
    </w:p>
    <w:p w14:paraId="5808F143" w14:textId="77777777" w:rsidR="00D61A93" w:rsidRDefault="00D61A93" w:rsidP="0002251C">
      <w:pPr>
        <w:pStyle w:val="ListParagraph"/>
      </w:pPr>
    </w:p>
    <w:p w14:paraId="132BEE56" w14:textId="527EA118" w:rsidR="00A57D06" w:rsidRDefault="00A57D06" w:rsidP="008A4F06">
      <w:pPr>
        <w:pStyle w:val="ListParagraph"/>
        <w:numPr>
          <w:ilvl w:val="0"/>
          <w:numId w:val="36"/>
        </w:numPr>
      </w:pPr>
      <w:r>
        <w:t>Replace the text ‘</w:t>
      </w:r>
      <w:r w:rsidRPr="00B23847">
        <w:rPr>
          <w:highlight w:val="yellow"/>
        </w:rPr>
        <w:t xml:space="preserve">There are 17 performance indicators (parameters) within the themes, categorized as enablers and </w:t>
      </w:r>
      <w:r w:rsidR="00B23847" w:rsidRPr="00B23847">
        <w:rPr>
          <w:highlight w:val="yellow"/>
        </w:rPr>
        <w:t>outcomes’</w:t>
      </w:r>
      <w:r w:rsidR="00E013B6">
        <w:t>.</w:t>
      </w:r>
    </w:p>
    <w:p w14:paraId="3CADEF51" w14:textId="77777777" w:rsidR="00F4746A" w:rsidRDefault="008B573D" w:rsidP="008A4F06">
      <w:pPr>
        <w:pStyle w:val="ListParagraph"/>
        <w:numPr>
          <w:ilvl w:val="0"/>
          <w:numId w:val="36"/>
        </w:numPr>
        <w:ind w:hanging="294"/>
      </w:pPr>
      <w:r>
        <w:t xml:space="preserve">Replace </w:t>
      </w:r>
      <w:r w:rsidR="00F4746A">
        <w:t>Theme 2 name to ‘EV Research and Innovation’ in below figure:</w:t>
      </w:r>
      <w:r w:rsidR="00F4746A" w:rsidRPr="00F4746A">
        <w:rPr>
          <w:noProof/>
        </w:rPr>
        <w:t xml:space="preserve"> </w:t>
      </w:r>
    </w:p>
    <w:p w14:paraId="5D3BAF8E" w14:textId="524F623D" w:rsidR="00CB55C7" w:rsidRPr="00CB55C7" w:rsidRDefault="00F4746A" w:rsidP="00F4746A">
      <w:pPr>
        <w:pStyle w:val="ListParagraph"/>
      </w:pPr>
      <w:r>
        <w:rPr>
          <w:noProof/>
        </w:rPr>
        <w:drawing>
          <wp:inline distT="0" distB="0" distL="0" distR="0" wp14:anchorId="4A78B166" wp14:editId="11000E7A">
            <wp:extent cx="4691169" cy="2783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4605" cy="2785244"/>
                    </a:xfrm>
                    <a:prstGeom prst="rect">
                      <a:avLst/>
                    </a:prstGeom>
                  </pic:spPr>
                </pic:pic>
              </a:graphicData>
            </a:graphic>
          </wp:inline>
        </w:drawing>
      </w:r>
    </w:p>
    <w:sectPr w:rsidR="00CB55C7" w:rsidRPr="00CB55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ACC0F" w14:textId="77777777" w:rsidR="0091209A" w:rsidRDefault="0091209A" w:rsidP="00B662C2">
      <w:pPr>
        <w:spacing w:after="0" w:line="240" w:lineRule="auto"/>
      </w:pPr>
      <w:r>
        <w:separator/>
      </w:r>
    </w:p>
  </w:endnote>
  <w:endnote w:type="continuationSeparator" w:id="0">
    <w:p w14:paraId="7ECB0125" w14:textId="77777777" w:rsidR="0091209A" w:rsidRDefault="0091209A" w:rsidP="00B662C2">
      <w:pPr>
        <w:spacing w:after="0" w:line="240" w:lineRule="auto"/>
      </w:pPr>
      <w:r>
        <w:continuationSeparator/>
      </w:r>
    </w:p>
  </w:endnote>
  <w:endnote w:type="continuationNotice" w:id="1">
    <w:p w14:paraId="5DAD7360" w14:textId="77777777" w:rsidR="0091209A" w:rsidRDefault="009120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Vrinda">
    <w:panose1 w:val="00000400000000000000"/>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AD18B" w14:textId="77777777" w:rsidR="0091209A" w:rsidRDefault="0091209A" w:rsidP="00B662C2">
      <w:pPr>
        <w:spacing w:after="0" w:line="240" w:lineRule="auto"/>
      </w:pPr>
      <w:r>
        <w:separator/>
      </w:r>
    </w:p>
  </w:footnote>
  <w:footnote w:type="continuationSeparator" w:id="0">
    <w:p w14:paraId="085AB942" w14:textId="77777777" w:rsidR="0091209A" w:rsidRDefault="0091209A" w:rsidP="00B662C2">
      <w:pPr>
        <w:spacing w:after="0" w:line="240" w:lineRule="auto"/>
      </w:pPr>
      <w:r>
        <w:continuationSeparator/>
      </w:r>
    </w:p>
  </w:footnote>
  <w:footnote w:type="continuationNotice" w:id="1">
    <w:p w14:paraId="5BE6C2D2" w14:textId="77777777" w:rsidR="0091209A" w:rsidRDefault="0091209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B6115"/>
    <w:multiLevelType w:val="hybridMultilevel"/>
    <w:tmpl w:val="BD609B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BD387E"/>
    <w:multiLevelType w:val="hybridMultilevel"/>
    <w:tmpl w:val="CDFAA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EF3A5B"/>
    <w:multiLevelType w:val="hybridMultilevel"/>
    <w:tmpl w:val="43D486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E93515"/>
    <w:multiLevelType w:val="hybridMultilevel"/>
    <w:tmpl w:val="9F924D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73283C"/>
    <w:multiLevelType w:val="hybridMultilevel"/>
    <w:tmpl w:val="94227E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A44CB3"/>
    <w:multiLevelType w:val="hybridMultilevel"/>
    <w:tmpl w:val="CD6E83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FF5DC9"/>
    <w:multiLevelType w:val="hybridMultilevel"/>
    <w:tmpl w:val="043E2E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3D334E"/>
    <w:multiLevelType w:val="hybridMultilevel"/>
    <w:tmpl w:val="CE288C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9308DA"/>
    <w:multiLevelType w:val="hybridMultilevel"/>
    <w:tmpl w:val="083894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E14796"/>
    <w:multiLevelType w:val="hybridMultilevel"/>
    <w:tmpl w:val="FE76BA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60562B"/>
    <w:multiLevelType w:val="hybridMultilevel"/>
    <w:tmpl w:val="F98048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0D5E87"/>
    <w:multiLevelType w:val="hybridMultilevel"/>
    <w:tmpl w:val="01D223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6D707A"/>
    <w:multiLevelType w:val="hybridMultilevel"/>
    <w:tmpl w:val="5DF039D0"/>
    <w:lvl w:ilvl="0" w:tplc="4F169076">
      <w:start w:val="1"/>
      <w:numFmt w:val="decimal"/>
      <w:lvlText w:val="%1."/>
      <w:lvlJc w:val="left"/>
      <w:pPr>
        <w:ind w:left="936" w:hanging="360"/>
      </w:pPr>
      <w:rPr>
        <w:rFonts w:asciiTheme="minorHAnsi" w:eastAsiaTheme="minorEastAsia" w:hAnsiTheme="minorHAnsi" w:cstheme="minorBidi"/>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3" w15:restartNumberingAfterBreak="0">
    <w:nsid w:val="387239C4"/>
    <w:multiLevelType w:val="hybridMultilevel"/>
    <w:tmpl w:val="7BA61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BB1D69"/>
    <w:multiLevelType w:val="hybridMultilevel"/>
    <w:tmpl w:val="E47613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AC711C4"/>
    <w:multiLevelType w:val="hybridMultilevel"/>
    <w:tmpl w:val="AFD64E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5579DE"/>
    <w:multiLevelType w:val="hybridMultilevel"/>
    <w:tmpl w:val="7C1E1D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040D16"/>
    <w:multiLevelType w:val="hybridMultilevel"/>
    <w:tmpl w:val="E32242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4FE0F30"/>
    <w:multiLevelType w:val="hybridMultilevel"/>
    <w:tmpl w:val="454CE0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242A09"/>
    <w:multiLevelType w:val="hybridMultilevel"/>
    <w:tmpl w:val="04BC23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80A61D6"/>
    <w:multiLevelType w:val="hybridMultilevel"/>
    <w:tmpl w:val="2F705E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B7A5004"/>
    <w:multiLevelType w:val="hybridMultilevel"/>
    <w:tmpl w:val="ECD8D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F065BA9"/>
    <w:multiLevelType w:val="hybridMultilevel"/>
    <w:tmpl w:val="30C2F4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34260BE"/>
    <w:multiLevelType w:val="hybridMultilevel"/>
    <w:tmpl w:val="5300C2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365031E"/>
    <w:multiLevelType w:val="hybridMultilevel"/>
    <w:tmpl w:val="DF1822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7C45147"/>
    <w:multiLevelType w:val="hybridMultilevel"/>
    <w:tmpl w:val="4A96C2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8684AED"/>
    <w:multiLevelType w:val="hybridMultilevel"/>
    <w:tmpl w:val="C5A82F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AE41DA3"/>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BF06120"/>
    <w:multiLevelType w:val="hybridMultilevel"/>
    <w:tmpl w:val="FBBAB7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1E4929"/>
    <w:multiLevelType w:val="hybridMultilevel"/>
    <w:tmpl w:val="127EE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9C5762A"/>
    <w:multiLevelType w:val="hybridMultilevel"/>
    <w:tmpl w:val="49AA65E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0D02439"/>
    <w:multiLevelType w:val="hybridMultilevel"/>
    <w:tmpl w:val="043E2EB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0F07176"/>
    <w:multiLevelType w:val="hybridMultilevel"/>
    <w:tmpl w:val="26F261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1423E95"/>
    <w:multiLevelType w:val="hybridMultilevel"/>
    <w:tmpl w:val="2F705E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284160"/>
    <w:multiLevelType w:val="hybridMultilevel"/>
    <w:tmpl w:val="74E282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5E64E86"/>
    <w:multiLevelType w:val="hybridMultilevel"/>
    <w:tmpl w:val="3DA42A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9697EEE"/>
    <w:multiLevelType w:val="hybridMultilevel"/>
    <w:tmpl w:val="0F1A97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B2D3C1B"/>
    <w:multiLevelType w:val="hybridMultilevel"/>
    <w:tmpl w:val="5300C2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C5B0AA4"/>
    <w:multiLevelType w:val="hybridMultilevel"/>
    <w:tmpl w:val="7C1E1D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D2C5CFD"/>
    <w:multiLevelType w:val="hybridMultilevel"/>
    <w:tmpl w:val="68FE7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D2D09A8"/>
    <w:multiLevelType w:val="hybridMultilevel"/>
    <w:tmpl w:val="DF7C57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5E6614"/>
    <w:multiLevelType w:val="hybridMultilevel"/>
    <w:tmpl w:val="57189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DD22F58"/>
    <w:multiLevelType w:val="multilevel"/>
    <w:tmpl w:val="C7EE7700"/>
    <w:lvl w:ilvl="0">
      <w:start w:val="1"/>
      <w:numFmt w:val="decimal"/>
      <w:lvlText w:val="%1."/>
      <w:lvlJc w:val="left"/>
      <w:pPr>
        <w:tabs>
          <w:tab w:val="num" w:pos="720"/>
        </w:tabs>
        <w:ind w:left="720" w:hanging="360"/>
      </w:pPr>
      <w:rPr>
        <w:rFonts w:asciiTheme="minorHAnsi" w:eastAsiaTheme="minorEastAsia" w:hAnsiTheme="minorHAnsi"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671776">
    <w:abstractNumId w:val="23"/>
  </w:num>
  <w:num w:numId="2" w16cid:durableId="155850673">
    <w:abstractNumId w:val="37"/>
  </w:num>
  <w:num w:numId="3" w16cid:durableId="2015915601">
    <w:abstractNumId w:val="27"/>
  </w:num>
  <w:num w:numId="4" w16cid:durableId="599490520">
    <w:abstractNumId w:val="1"/>
  </w:num>
  <w:num w:numId="5" w16cid:durableId="897517504">
    <w:abstractNumId w:val="19"/>
  </w:num>
  <w:num w:numId="6" w16cid:durableId="1196622480">
    <w:abstractNumId w:val="14"/>
  </w:num>
  <w:num w:numId="7" w16cid:durableId="992872027">
    <w:abstractNumId w:val="9"/>
  </w:num>
  <w:num w:numId="8" w16cid:durableId="1865631528">
    <w:abstractNumId w:val="11"/>
  </w:num>
  <w:num w:numId="9" w16cid:durableId="1559441149">
    <w:abstractNumId w:val="0"/>
  </w:num>
  <w:num w:numId="10" w16cid:durableId="1574706592">
    <w:abstractNumId w:val="34"/>
  </w:num>
  <w:num w:numId="11" w16cid:durableId="837840670">
    <w:abstractNumId w:val="2"/>
  </w:num>
  <w:num w:numId="12" w16cid:durableId="1057245027">
    <w:abstractNumId w:val="32"/>
  </w:num>
  <w:num w:numId="13" w16cid:durableId="1113744366">
    <w:abstractNumId w:val="28"/>
  </w:num>
  <w:num w:numId="14" w16cid:durableId="1868327038">
    <w:abstractNumId w:val="29"/>
  </w:num>
  <w:num w:numId="15" w16cid:durableId="2091002672">
    <w:abstractNumId w:val="10"/>
  </w:num>
  <w:num w:numId="16" w16cid:durableId="2035765574">
    <w:abstractNumId w:val="18"/>
  </w:num>
  <w:num w:numId="17" w16cid:durableId="1953632983">
    <w:abstractNumId w:val="6"/>
  </w:num>
  <w:num w:numId="18" w16cid:durableId="1984383753">
    <w:abstractNumId w:val="5"/>
  </w:num>
  <w:num w:numId="19" w16cid:durableId="1386366342">
    <w:abstractNumId w:val="26"/>
  </w:num>
  <w:num w:numId="20" w16cid:durableId="1778057863">
    <w:abstractNumId w:val="31"/>
  </w:num>
  <w:num w:numId="21" w16cid:durableId="1210997420">
    <w:abstractNumId w:val="3"/>
  </w:num>
  <w:num w:numId="22" w16cid:durableId="1632057343">
    <w:abstractNumId w:val="7"/>
  </w:num>
  <w:num w:numId="23" w16cid:durableId="274676537">
    <w:abstractNumId w:val="4"/>
  </w:num>
  <w:num w:numId="24" w16cid:durableId="1164779554">
    <w:abstractNumId w:val="40"/>
  </w:num>
  <w:num w:numId="25" w16cid:durableId="455416687">
    <w:abstractNumId w:val="12"/>
  </w:num>
  <w:num w:numId="26" w16cid:durableId="1980720130">
    <w:abstractNumId w:val="42"/>
  </w:num>
  <w:num w:numId="27" w16cid:durableId="2004627449">
    <w:abstractNumId w:val="30"/>
  </w:num>
  <w:num w:numId="28" w16cid:durableId="1413427320">
    <w:abstractNumId w:val="20"/>
  </w:num>
  <w:num w:numId="29" w16cid:durableId="330260097">
    <w:abstractNumId w:val="33"/>
  </w:num>
  <w:num w:numId="30" w16cid:durableId="774791938">
    <w:abstractNumId w:val="8"/>
  </w:num>
  <w:num w:numId="31" w16cid:durableId="502935041">
    <w:abstractNumId w:val="25"/>
  </w:num>
  <w:num w:numId="32" w16cid:durableId="1406150324">
    <w:abstractNumId w:val="17"/>
  </w:num>
  <w:num w:numId="33" w16cid:durableId="1485660020">
    <w:abstractNumId w:val="41"/>
  </w:num>
  <w:num w:numId="34" w16cid:durableId="1057970676">
    <w:abstractNumId w:val="16"/>
  </w:num>
  <w:num w:numId="35" w16cid:durableId="1906405131">
    <w:abstractNumId w:val="13"/>
  </w:num>
  <w:num w:numId="36" w16cid:durableId="1729959072">
    <w:abstractNumId w:val="38"/>
  </w:num>
  <w:num w:numId="37" w16cid:durableId="1786272381">
    <w:abstractNumId w:val="39"/>
  </w:num>
  <w:num w:numId="38" w16cid:durableId="1759204841">
    <w:abstractNumId w:val="35"/>
  </w:num>
  <w:num w:numId="39" w16cid:durableId="448739147">
    <w:abstractNumId w:val="24"/>
  </w:num>
  <w:num w:numId="40" w16cid:durableId="813596562">
    <w:abstractNumId w:val="15"/>
  </w:num>
  <w:num w:numId="41" w16cid:durableId="1042510972">
    <w:abstractNumId w:val="36"/>
  </w:num>
  <w:num w:numId="42" w16cid:durableId="1272666300">
    <w:abstractNumId w:val="21"/>
  </w:num>
  <w:num w:numId="43" w16cid:durableId="1770076070">
    <w:abstractNumId w:val="2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D91"/>
    <w:rsid w:val="00001A0A"/>
    <w:rsid w:val="0002251C"/>
    <w:rsid w:val="00026F29"/>
    <w:rsid w:val="00037D36"/>
    <w:rsid w:val="00050978"/>
    <w:rsid w:val="00073AB2"/>
    <w:rsid w:val="00075B8F"/>
    <w:rsid w:val="00090B52"/>
    <w:rsid w:val="000A1555"/>
    <w:rsid w:val="000A2F8C"/>
    <w:rsid w:val="000C5C26"/>
    <w:rsid w:val="000C6829"/>
    <w:rsid w:val="000D6792"/>
    <w:rsid w:val="000D780E"/>
    <w:rsid w:val="00110585"/>
    <w:rsid w:val="001207E6"/>
    <w:rsid w:val="0012391B"/>
    <w:rsid w:val="00130098"/>
    <w:rsid w:val="00134048"/>
    <w:rsid w:val="00134A14"/>
    <w:rsid w:val="00147441"/>
    <w:rsid w:val="00173192"/>
    <w:rsid w:val="00177229"/>
    <w:rsid w:val="00197912"/>
    <w:rsid w:val="001A11ED"/>
    <w:rsid w:val="001A4693"/>
    <w:rsid w:val="001B3A74"/>
    <w:rsid w:val="001C2567"/>
    <w:rsid w:val="001C5BCD"/>
    <w:rsid w:val="001D12FB"/>
    <w:rsid w:val="001E0271"/>
    <w:rsid w:val="001E344B"/>
    <w:rsid w:val="001F1E0C"/>
    <w:rsid w:val="001F580E"/>
    <w:rsid w:val="001F6CBD"/>
    <w:rsid w:val="001F7854"/>
    <w:rsid w:val="00204FF8"/>
    <w:rsid w:val="002070D6"/>
    <w:rsid w:val="00221892"/>
    <w:rsid w:val="002309AB"/>
    <w:rsid w:val="002311E2"/>
    <w:rsid w:val="002320C1"/>
    <w:rsid w:val="002741A4"/>
    <w:rsid w:val="00290A7E"/>
    <w:rsid w:val="00294011"/>
    <w:rsid w:val="002C4221"/>
    <w:rsid w:val="002D17C0"/>
    <w:rsid w:val="002D7395"/>
    <w:rsid w:val="002F36E6"/>
    <w:rsid w:val="00301263"/>
    <w:rsid w:val="0031770A"/>
    <w:rsid w:val="0033004C"/>
    <w:rsid w:val="00334D7E"/>
    <w:rsid w:val="00337A28"/>
    <w:rsid w:val="00345558"/>
    <w:rsid w:val="003517CD"/>
    <w:rsid w:val="00367ADA"/>
    <w:rsid w:val="00393F04"/>
    <w:rsid w:val="003A12D7"/>
    <w:rsid w:val="003A481C"/>
    <w:rsid w:val="003B1C74"/>
    <w:rsid w:val="003B28AA"/>
    <w:rsid w:val="003B44DF"/>
    <w:rsid w:val="003C1D91"/>
    <w:rsid w:val="003C4074"/>
    <w:rsid w:val="003E3010"/>
    <w:rsid w:val="003E425E"/>
    <w:rsid w:val="003E56CE"/>
    <w:rsid w:val="00422C7A"/>
    <w:rsid w:val="00425342"/>
    <w:rsid w:val="00427B85"/>
    <w:rsid w:val="0044698C"/>
    <w:rsid w:val="00447325"/>
    <w:rsid w:val="004510AB"/>
    <w:rsid w:val="004623D5"/>
    <w:rsid w:val="0046703E"/>
    <w:rsid w:val="00471BAA"/>
    <w:rsid w:val="004873B7"/>
    <w:rsid w:val="004875C0"/>
    <w:rsid w:val="004B070F"/>
    <w:rsid w:val="004B6E1F"/>
    <w:rsid w:val="004C008B"/>
    <w:rsid w:val="004D2808"/>
    <w:rsid w:val="004F696A"/>
    <w:rsid w:val="00511374"/>
    <w:rsid w:val="005304DE"/>
    <w:rsid w:val="005335FA"/>
    <w:rsid w:val="00556508"/>
    <w:rsid w:val="005754BE"/>
    <w:rsid w:val="00583EDE"/>
    <w:rsid w:val="005A1611"/>
    <w:rsid w:val="005A4C90"/>
    <w:rsid w:val="005C2EF9"/>
    <w:rsid w:val="005E6841"/>
    <w:rsid w:val="005F27B3"/>
    <w:rsid w:val="005F3B26"/>
    <w:rsid w:val="00600784"/>
    <w:rsid w:val="0061794B"/>
    <w:rsid w:val="00621A8C"/>
    <w:rsid w:val="006228EB"/>
    <w:rsid w:val="0062660C"/>
    <w:rsid w:val="00626A2C"/>
    <w:rsid w:val="00626A6A"/>
    <w:rsid w:val="00642A61"/>
    <w:rsid w:val="00650C2E"/>
    <w:rsid w:val="00666768"/>
    <w:rsid w:val="00666F7E"/>
    <w:rsid w:val="0067774E"/>
    <w:rsid w:val="006833F2"/>
    <w:rsid w:val="006A1423"/>
    <w:rsid w:val="006A2A4F"/>
    <w:rsid w:val="006C2775"/>
    <w:rsid w:val="006E4666"/>
    <w:rsid w:val="006E7253"/>
    <w:rsid w:val="006E7769"/>
    <w:rsid w:val="006F4688"/>
    <w:rsid w:val="007108A1"/>
    <w:rsid w:val="00717E13"/>
    <w:rsid w:val="007218F1"/>
    <w:rsid w:val="00723223"/>
    <w:rsid w:val="00727614"/>
    <w:rsid w:val="00746E5B"/>
    <w:rsid w:val="00771907"/>
    <w:rsid w:val="00772BDA"/>
    <w:rsid w:val="00786A48"/>
    <w:rsid w:val="007973C0"/>
    <w:rsid w:val="007979A2"/>
    <w:rsid w:val="007C6371"/>
    <w:rsid w:val="007E08C1"/>
    <w:rsid w:val="007E1255"/>
    <w:rsid w:val="007E3B75"/>
    <w:rsid w:val="007F497B"/>
    <w:rsid w:val="007F4C7F"/>
    <w:rsid w:val="007F6679"/>
    <w:rsid w:val="008341FF"/>
    <w:rsid w:val="00854EA1"/>
    <w:rsid w:val="008835DC"/>
    <w:rsid w:val="00897755"/>
    <w:rsid w:val="00897F94"/>
    <w:rsid w:val="008A237E"/>
    <w:rsid w:val="008A4F06"/>
    <w:rsid w:val="008A5CB7"/>
    <w:rsid w:val="008B573D"/>
    <w:rsid w:val="008C31BF"/>
    <w:rsid w:val="008C3614"/>
    <w:rsid w:val="008C65FC"/>
    <w:rsid w:val="008C67E4"/>
    <w:rsid w:val="008C7B03"/>
    <w:rsid w:val="008E00BF"/>
    <w:rsid w:val="008E73E6"/>
    <w:rsid w:val="008F1F97"/>
    <w:rsid w:val="008F5BD0"/>
    <w:rsid w:val="0091003B"/>
    <w:rsid w:val="0091209A"/>
    <w:rsid w:val="00917759"/>
    <w:rsid w:val="00920FEB"/>
    <w:rsid w:val="00923952"/>
    <w:rsid w:val="0093566B"/>
    <w:rsid w:val="00951AA1"/>
    <w:rsid w:val="009672BB"/>
    <w:rsid w:val="00992203"/>
    <w:rsid w:val="00996BD8"/>
    <w:rsid w:val="009A6925"/>
    <w:rsid w:val="009C2FC0"/>
    <w:rsid w:val="009C78BF"/>
    <w:rsid w:val="009D2F58"/>
    <w:rsid w:val="009F3176"/>
    <w:rsid w:val="00A00D3C"/>
    <w:rsid w:val="00A06437"/>
    <w:rsid w:val="00A07582"/>
    <w:rsid w:val="00A12C7A"/>
    <w:rsid w:val="00A16EC3"/>
    <w:rsid w:val="00A17D7D"/>
    <w:rsid w:val="00A17E7D"/>
    <w:rsid w:val="00A21D13"/>
    <w:rsid w:val="00A457EA"/>
    <w:rsid w:val="00A51853"/>
    <w:rsid w:val="00A57D06"/>
    <w:rsid w:val="00A73AD3"/>
    <w:rsid w:val="00A81963"/>
    <w:rsid w:val="00A9131C"/>
    <w:rsid w:val="00A94ED1"/>
    <w:rsid w:val="00AC6FB5"/>
    <w:rsid w:val="00AD192B"/>
    <w:rsid w:val="00AE3712"/>
    <w:rsid w:val="00AF17FE"/>
    <w:rsid w:val="00AF49C1"/>
    <w:rsid w:val="00AF6B89"/>
    <w:rsid w:val="00B0451C"/>
    <w:rsid w:val="00B21C36"/>
    <w:rsid w:val="00B23847"/>
    <w:rsid w:val="00B530EA"/>
    <w:rsid w:val="00B60349"/>
    <w:rsid w:val="00B60776"/>
    <w:rsid w:val="00B64DCB"/>
    <w:rsid w:val="00B662C2"/>
    <w:rsid w:val="00B72854"/>
    <w:rsid w:val="00B72AED"/>
    <w:rsid w:val="00B82EB4"/>
    <w:rsid w:val="00B83504"/>
    <w:rsid w:val="00BA49AF"/>
    <w:rsid w:val="00BC4FB6"/>
    <w:rsid w:val="00BD130C"/>
    <w:rsid w:val="00BD5023"/>
    <w:rsid w:val="00BD688D"/>
    <w:rsid w:val="00BE240B"/>
    <w:rsid w:val="00BF4F1F"/>
    <w:rsid w:val="00C03015"/>
    <w:rsid w:val="00C06FB9"/>
    <w:rsid w:val="00C107C9"/>
    <w:rsid w:val="00C1235E"/>
    <w:rsid w:val="00C16547"/>
    <w:rsid w:val="00C346DA"/>
    <w:rsid w:val="00C406F7"/>
    <w:rsid w:val="00C40D23"/>
    <w:rsid w:val="00C439B4"/>
    <w:rsid w:val="00C87B14"/>
    <w:rsid w:val="00C92B44"/>
    <w:rsid w:val="00CB55C7"/>
    <w:rsid w:val="00CB7811"/>
    <w:rsid w:val="00CD47A6"/>
    <w:rsid w:val="00CE31E0"/>
    <w:rsid w:val="00CE6923"/>
    <w:rsid w:val="00CF1731"/>
    <w:rsid w:val="00CF481B"/>
    <w:rsid w:val="00D14517"/>
    <w:rsid w:val="00D17849"/>
    <w:rsid w:val="00D21152"/>
    <w:rsid w:val="00D270FE"/>
    <w:rsid w:val="00D41BF0"/>
    <w:rsid w:val="00D41ECE"/>
    <w:rsid w:val="00D50459"/>
    <w:rsid w:val="00D60E39"/>
    <w:rsid w:val="00D61A93"/>
    <w:rsid w:val="00D63662"/>
    <w:rsid w:val="00D71BCB"/>
    <w:rsid w:val="00D778DB"/>
    <w:rsid w:val="00D872A1"/>
    <w:rsid w:val="00D94F76"/>
    <w:rsid w:val="00DA556F"/>
    <w:rsid w:val="00DB0FFF"/>
    <w:rsid w:val="00DC7B86"/>
    <w:rsid w:val="00DF2D14"/>
    <w:rsid w:val="00E013B6"/>
    <w:rsid w:val="00E070EB"/>
    <w:rsid w:val="00E12657"/>
    <w:rsid w:val="00E14EA8"/>
    <w:rsid w:val="00E1595B"/>
    <w:rsid w:val="00E279D3"/>
    <w:rsid w:val="00E375EF"/>
    <w:rsid w:val="00E45054"/>
    <w:rsid w:val="00E6235B"/>
    <w:rsid w:val="00E66AB8"/>
    <w:rsid w:val="00E742DC"/>
    <w:rsid w:val="00E75B28"/>
    <w:rsid w:val="00E94A1D"/>
    <w:rsid w:val="00E9543D"/>
    <w:rsid w:val="00EA6065"/>
    <w:rsid w:val="00EE041F"/>
    <w:rsid w:val="00EF287A"/>
    <w:rsid w:val="00EF3DB8"/>
    <w:rsid w:val="00F11AC9"/>
    <w:rsid w:val="00F3282D"/>
    <w:rsid w:val="00F405BA"/>
    <w:rsid w:val="00F46919"/>
    <w:rsid w:val="00F4746A"/>
    <w:rsid w:val="00F557D8"/>
    <w:rsid w:val="00F56388"/>
    <w:rsid w:val="00F91FC2"/>
    <w:rsid w:val="00F92181"/>
    <w:rsid w:val="00FA38DB"/>
    <w:rsid w:val="00FA76B3"/>
    <w:rsid w:val="00FC15D1"/>
    <w:rsid w:val="00FE4028"/>
    <w:rsid w:val="00FE4B29"/>
    <w:rsid w:val="0629B568"/>
    <w:rsid w:val="18BD77C9"/>
    <w:rsid w:val="1B9187E9"/>
    <w:rsid w:val="20B6A77B"/>
    <w:rsid w:val="28F7A4B4"/>
    <w:rsid w:val="3430B36A"/>
    <w:rsid w:val="359EDCD5"/>
    <w:rsid w:val="36696878"/>
    <w:rsid w:val="450483A2"/>
    <w:rsid w:val="473EA6BD"/>
    <w:rsid w:val="4DF02D80"/>
    <w:rsid w:val="4FAAFE01"/>
    <w:rsid w:val="5609EC51"/>
    <w:rsid w:val="5690A574"/>
    <w:rsid w:val="57E8A16F"/>
    <w:rsid w:val="64E9F0C9"/>
    <w:rsid w:val="75022F58"/>
  </w:rsids>
  <m:mathPr>
    <m:mathFont m:val="Cambria Math"/>
    <m:brkBin m:val="before"/>
    <m:brkBinSub m:val="--"/>
    <m:smallFrac m:val="0"/>
    <m:dispDef/>
    <m:lMargin m:val="0"/>
    <m:rMargin m:val="0"/>
    <m:defJc m:val="centerGroup"/>
    <m:wrapIndent m:val="1440"/>
    <m:intLim m:val="subSup"/>
    <m:naryLim m:val="undOvr"/>
  </m:mathPr>
  <w:themeFontLang w:val="en-IN" w:eastAsia="zh-TW"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711C6"/>
  <w15:chartTrackingRefBased/>
  <w15:docId w15:val="{9E276E33-AC0F-4912-819A-E96C43D7F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B29"/>
    <w:pPr>
      <w:keepNext/>
      <w:keepLines/>
      <w:numPr>
        <w:numId w:val="3"/>
      </w:numPr>
      <w:spacing w:before="240" w:after="0"/>
      <w:outlineLvl w:val="0"/>
    </w:pPr>
    <w:rPr>
      <w:rFonts w:ascii="Aptos Display" w:eastAsiaTheme="majorEastAsia" w:hAnsi="Aptos Display"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FE4B29"/>
    <w:pPr>
      <w:keepNext/>
      <w:keepLines/>
      <w:numPr>
        <w:ilvl w:val="1"/>
        <w:numId w:val="3"/>
      </w:numPr>
      <w:spacing w:before="40" w:after="0"/>
      <w:outlineLvl w:val="1"/>
    </w:pPr>
    <w:rPr>
      <w:rFonts w:ascii="Aptos Display" w:eastAsiaTheme="majorEastAsia" w:hAnsi="Aptos Display" w:cstheme="majorBidi"/>
      <w:b/>
      <w:color w:val="2F5496" w:themeColor="accent1" w:themeShade="BF"/>
      <w:sz w:val="24"/>
      <w:szCs w:val="26"/>
    </w:rPr>
  </w:style>
  <w:style w:type="paragraph" w:styleId="Heading3">
    <w:name w:val="heading 3"/>
    <w:basedOn w:val="Normal"/>
    <w:next w:val="Normal"/>
    <w:link w:val="Heading3Char"/>
    <w:uiPriority w:val="9"/>
    <w:unhideWhenUsed/>
    <w:qFormat/>
    <w:rsid w:val="00FE4B29"/>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E4B29"/>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E4B29"/>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E4B29"/>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E4B2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E4B2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E4B2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1D91"/>
    <w:pPr>
      <w:ind w:left="720"/>
      <w:contextualSpacing/>
    </w:pPr>
  </w:style>
  <w:style w:type="character" w:customStyle="1" w:styleId="Heading1Char">
    <w:name w:val="Heading 1 Char"/>
    <w:basedOn w:val="DefaultParagraphFont"/>
    <w:link w:val="Heading1"/>
    <w:uiPriority w:val="9"/>
    <w:rsid w:val="00FE4B29"/>
    <w:rPr>
      <w:rFonts w:ascii="Aptos Display" w:eastAsiaTheme="majorEastAsia" w:hAnsi="Aptos Display" w:cstheme="majorBidi"/>
      <w:b/>
      <w:color w:val="2F5496" w:themeColor="accent1" w:themeShade="BF"/>
      <w:sz w:val="28"/>
      <w:szCs w:val="32"/>
    </w:rPr>
  </w:style>
  <w:style w:type="table" w:styleId="TableGrid">
    <w:name w:val="Table Grid"/>
    <w:basedOn w:val="TableNormal"/>
    <w:uiPriority w:val="39"/>
    <w:rsid w:val="00FE4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E4B29"/>
    <w:rPr>
      <w:sz w:val="16"/>
      <w:szCs w:val="16"/>
    </w:rPr>
  </w:style>
  <w:style w:type="paragraph" w:styleId="CommentText">
    <w:name w:val="annotation text"/>
    <w:basedOn w:val="Normal"/>
    <w:link w:val="CommentTextChar"/>
    <w:uiPriority w:val="99"/>
    <w:unhideWhenUsed/>
    <w:rsid w:val="00FE4B29"/>
    <w:pPr>
      <w:spacing w:line="240" w:lineRule="auto"/>
    </w:pPr>
    <w:rPr>
      <w:sz w:val="20"/>
      <w:szCs w:val="20"/>
    </w:rPr>
  </w:style>
  <w:style w:type="character" w:customStyle="1" w:styleId="CommentTextChar">
    <w:name w:val="Comment Text Char"/>
    <w:basedOn w:val="DefaultParagraphFont"/>
    <w:link w:val="CommentText"/>
    <w:uiPriority w:val="99"/>
    <w:rsid w:val="00FE4B29"/>
    <w:rPr>
      <w:sz w:val="20"/>
      <w:szCs w:val="20"/>
    </w:rPr>
  </w:style>
  <w:style w:type="character" w:styleId="Mention">
    <w:name w:val="Mention"/>
    <w:basedOn w:val="DefaultParagraphFont"/>
    <w:uiPriority w:val="99"/>
    <w:unhideWhenUsed/>
    <w:rsid w:val="00FE4B29"/>
    <w:rPr>
      <w:color w:val="2B579A"/>
      <w:shd w:val="clear" w:color="auto" w:fill="E1DFDD"/>
    </w:rPr>
  </w:style>
  <w:style w:type="character" w:customStyle="1" w:styleId="Heading2Char">
    <w:name w:val="Heading 2 Char"/>
    <w:basedOn w:val="DefaultParagraphFont"/>
    <w:link w:val="Heading2"/>
    <w:uiPriority w:val="9"/>
    <w:rsid w:val="00FE4B29"/>
    <w:rPr>
      <w:rFonts w:ascii="Aptos Display" w:eastAsiaTheme="majorEastAsia" w:hAnsi="Aptos Display" w:cstheme="majorBidi"/>
      <w:b/>
      <w:color w:val="2F5496" w:themeColor="accent1" w:themeShade="BF"/>
      <w:sz w:val="24"/>
      <w:szCs w:val="26"/>
    </w:rPr>
  </w:style>
  <w:style w:type="character" w:customStyle="1" w:styleId="Heading3Char">
    <w:name w:val="Heading 3 Char"/>
    <w:basedOn w:val="DefaultParagraphFont"/>
    <w:link w:val="Heading3"/>
    <w:uiPriority w:val="9"/>
    <w:rsid w:val="00FE4B2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E4B2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E4B2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E4B2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E4B2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E4B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E4B2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346DA"/>
    <w:pPr>
      <w:numPr>
        <w:numId w:val="0"/>
      </w:numPr>
      <w:outlineLvl w:val="9"/>
    </w:pPr>
    <w:rPr>
      <w:rFonts w:asciiTheme="majorHAnsi" w:hAnsiTheme="majorHAnsi"/>
      <w:b w:val="0"/>
      <w:kern w:val="0"/>
      <w:sz w:val="32"/>
      <w:lang w:val="en-US" w:eastAsia="en-US"/>
    </w:rPr>
  </w:style>
  <w:style w:type="paragraph" w:styleId="TOC1">
    <w:name w:val="toc 1"/>
    <w:basedOn w:val="Normal"/>
    <w:next w:val="Normal"/>
    <w:autoRedefine/>
    <w:uiPriority w:val="39"/>
    <w:unhideWhenUsed/>
    <w:rsid w:val="00C346DA"/>
    <w:pPr>
      <w:tabs>
        <w:tab w:val="left" w:pos="440"/>
        <w:tab w:val="right" w:leader="dot" w:pos="9016"/>
      </w:tabs>
      <w:spacing w:after="100"/>
    </w:pPr>
    <w:rPr>
      <w:b/>
      <w:bCs/>
      <w:noProof/>
    </w:rPr>
  </w:style>
  <w:style w:type="paragraph" w:styleId="TOC2">
    <w:name w:val="toc 2"/>
    <w:basedOn w:val="Normal"/>
    <w:next w:val="Normal"/>
    <w:autoRedefine/>
    <w:uiPriority w:val="39"/>
    <w:unhideWhenUsed/>
    <w:rsid w:val="00C346DA"/>
    <w:pPr>
      <w:spacing w:after="100"/>
      <w:ind w:left="220"/>
    </w:pPr>
  </w:style>
  <w:style w:type="character" w:styleId="Hyperlink">
    <w:name w:val="Hyperlink"/>
    <w:basedOn w:val="DefaultParagraphFont"/>
    <w:uiPriority w:val="99"/>
    <w:unhideWhenUsed/>
    <w:rsid w:val="00C346DA"/>
    <w:rPr>
      <w:color w:val="0563C1" w:themeColor="hyperlink"/>
      <w:u w:val="single"/>
    </w:rPr>
  </w:style>
  <w:style w:type="paragraph" w:styleId="NormalWeb">
    <w:name w:val="Normal (Web)"/>
    <w:basedOn w:val="Normal"/>
    <w:uiPriority w:val="99"/>
    <w:semiHidden/>
    <w:unhideWhenUsed/>
    <w:rsid w:val="004B6E1F"/>
    <w:pPr>
      <w:spacing w:before="100" w:beforeAutospacing="1" w:after="100" w:afterAutospacing="1" w:line="240" w:lineRule="auto"/>
    </w:pPr>
    <w:rPr>
      <w:rFonts w:ascii="Times New Roman" w:eastAsia="Times New Roman" w:hAnsi="Times New Roman" w:cs="Times New Roman"/>
      <w:kern w:val="0"/>
      <w:sz w:val="24"/>
      <w:szCs w:val="24"/>
      <w:lang w:bidi="bn-IN"/>
      <w14:ligatures w14:val="none"/>
    </w:rPr>
  </w:style>
  <w:style w:type="character" w:customStyle="1" w:styleId="ui-provider">
    <w:name w:val="ui-provider"/>
    <w:basedOn w:val="DefaultParagraphFont"/>
    <w:rsid w:val="0012391B"/>
  </w:style>
  <w:style w:type="paragraph" w:styleId="CommentSubject">
    <w:name w:val="annotation subject"/>
    <w:basedOn w:val="CommentText"/>
    <w:next w:val="CommentText"/>
    <w:link w:val="CommentSubjectChar"/>
    <w:uiPriority w:val="99"/>
    <w:semiHidden/>
    <w:unhideWhenUsed/>
    <w:rsid w:val="007E3B75"/>
    <w:rPr>
      <w:b/>
      <w:bCs/>
    </w:rPr>
  </w:style>
  <w:style w:type="character" w:customStyle="1" w:styleId="CommentSubjectChar">
    <w:name w:val="Comment Subject Char"/>
    <w:basedOn w:val="CommentTextChar"/>
    <w:link w:val="CommentSubject"/>
    <w:uiPriority w:val="99"/>
    <w:semiHidden/>
    <w:rsid w:val="007E3B75"/>
    <w:rPr>
      <w:b/>
      <w:bCs/>
      <w:sz w:val="20"/>
      <w:szCs w:val="20"/>
    </w:rPr>
  </w:style>
  <w:style w:type="paragraph" w:styleId="Header">
    <w:name w:val="header"/>
    <w:basedOn w:val="Normal"/>
    <w:link w:val="HeaderChar"/>
    <w:uiPriority w:val="99"/>
    <w:unhideWhenUsed/>
    <w:rsid w:val="00B662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62C2"/>
  </w:style>
  <w:style w:type="paragraph" w:styleId="Footer">
    <w:name w:val="footer"/>
    <w:basedOn w:val="Normal"/>
    <w:link w:val="FooterChar"/>
    <w:uiPriority w:val="99"/>
    <w:unhideWhenUsed/>
    <w:rsid w:val="00B662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62C2"/>
  </w:style>
  <w:style w:type="paragraph" w:styleId="Title">
    <w:name w:val="Title"/>
    <w:basedOn w:val="Normal"/>
    <w:next w:val="Normal"/>
    <w:link w:val="TitleChar"/>
    <w:uiPriority w:val="10"/>
    <w:qFormat/>
    <w:rsid w:val="00471B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1BA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16570">
      <w:bodyDiv w:val="1"/>
      <w:marLeft w:val="0"/>
      <w:marRight w:val="0"/>
      <w:marTop w:val="0"/>
      <w:marBottom w:val="0"/>
      <w:divBdr>
        <w:top w:val="none" w:sz="0" w:space="0" w:color="auto"/>
        <w:left w:val="none" w:sz="0" w:space="0" w:color="auto"/>
        <w:bottom w:val="none" w:sz="0" w:space="0" w:color="auto"/>
        <w:right w:val="none" w:sz="0" w:space="0" w:color="auto"/>
      </w:divBdr>
    </w:div>
    <w:div w:id="339695169">
      <w:bodyDiv w:val="1"/>
      <w:marLeft w:val="0"/>
      <w:marRight w:val="0"/>
      <w:marTop w:val="0"/>
      <w:marBottom w:val="0"/>
      <w:divBdr>
        <w:top w:val="none" w:sz="0" w:space="0" w:color="auto"/>
        <w:left w:val="none" w:sz="0" w:space="0" w:color="auto"/>
        <w:bottom w:val="none" w:sz="0" w:space="0" w:color="auto"/>
        <w:right w:val="none" w:sz="0" w:space="0" w:color="auto"/>
      </w:divBdr>
      <w:divsChild>
        <w:div w:id="2007434281">
          <w:marLeft w:val="0"/>
          <w:marRight w:val="0"/>
          <w:marTop w:val="0"/>
          <w:marBottom w:val="0"/>
          <w:divBdr>
            <w:top w:val="none" w:sz="0" w:space="0" w:color="auto"/>
            <w:left w:val="none" w:sz="0" w:space="0" w:color="auto"/>
            <w:bottom w:val="none" w:sz="0" w:space="0" w:color="auto"/>
            <w:right w:val="none" w:sz="0" w:space="0" w:color="auto"/>
          </w:divBdr>
        </w:div>
      </w:divsChild>
    </w:div>
    <w:div w:id="381564652">
      <w:bodyDiv w:val="1"/>
      <w:marLeft w:val="0"/>
      <w:marRight w:val="0"/>
      <w:marTop w:val="0"/>
      <w:marBottom w:val="0"/>
      <w:divBdr>
        <w:top w:val="none" w:sz="0" w:space="0" w:color="auto"/>
        <w:left w:val="none" w:sz="0" w:space="0" w:color="auto"/>
        <w:bottom w:val="none" w:sz="0" w:space="0" w:color="auto"/>
        <w:right w:val="none" w:sz="0" w:space="0" w:color="auto"/>
      </w:divBdr>
      <w:divsChild>
        <w:div w:id="2132629634">
          <w:marLeft w:val="0"/>
          <w:marRight w:val="0"/>
          <w:marTop w:val="0"/>
          <w:marBottom w:val="0"/>
          <w:divBdr>
            <w:top w:val="none" w:sz="0" w:space="0" w:color="auto"/>
            <w:left w:val="none" w:sz="0" w:space="0" w:color="auto"/>
            <w:bottom w:val="none" w:sz="0" w:space="0" w:color="auto"/>
            <w:right w:val="none" w:sz="0" w:space="0" w:color="auto"/>
          </w:divBdr>
        </w:div>
      </w:divsChild>
    </w:div>
    <w:div w:id="643126498">
      <w:bodyDiv w:val="1"/>
      <w:marLeft w:val="0"/>
      <w:marRight w:val="0"/>
      <w:marTop w:val="0"/>
      <w:marBottom w:val="0"/>
      <w:divBdr>
        <w:top w:val="none" w:sz="0" w:space="0" w:color="auto"/>
        <w:left w:val="none" w:sz="0" w:space="0" w:color="auto"/>
        <w:bottom w:val="none" w:sz="0" w:space="0" w:color="auto"/>
        <w:right w:val="none" w:sz="0" w:space="0" w:color="auto"/>
      </w:divBdr>
      <w:divsChild>
        <w:div w:id="1340037551">
          <w:marLeft w:val="0"/>
          <w:marRight w:val="0"/>
          <w:marTop w:val="0"/>
          <w:marBottom w:val="0"/>
          <w:divBdr>
            <w:top w:val="none" w:sz="0" w:space="0" w:color="auto"/>
            <w:left w:val="none" w:sz="0" w:space="0" w:color="auto"/>
            <w:bottom w:val="none" w:sz="0" w:space="0" w:color="auto"/>
            <w:right w:val="none" w:sz="0" w:space="0" w:color="auto"/>
          </w:divBdr>
        </w:div>
      </w:divsChild>
    </w:div>
    <w:div w:id="1292175032">
      <w:bodyDiv w:val="1"/>
      <w:marLeft w:val="0"/>
      <w:marRight w:val="0"/>
      <w:marTop w:val="0"/>
      <w:marBottom w:val="0"/>
      <w:divBdr>
        <w:top w:val="none" w:sz="0" w:space="0" w:color="auto"/>
        <w:left w:val="none" w:sz="0" w:space="0" w:color="auto"/>
        <w:bottom w:val="none" w:sz="0" w:space="0" w:color="auto"/>
        <w:right w:val="none" w:sz="0" w:space="0" w:color="auto"/>
      </w:divBdr>
      <w:divsChild>
        <w:div w:id="1377896907">
          <w:marLeft w:val="0"/>
          <w:marRight w:val="0"/>
          <w:marTop w:val="0"/>
          <w:marBottom w:val="0"/>
          <w:divBdr>
            <w:top w:val="none" w:sz="0" w:space="0" w:color="auto"/>
            <w:left w:val="none" w:sz="0" w:space="0" w:color="auto"/>
            <w:bottom w:val="none" w:sz="0" w:space="0" w:color="auto"/>
            <w:right w:val="none" w:sz="0" w:space="0" w:color="auto"/>
          </w:divBdr>
        </w:div>
      </w:divsChild>
    </w:div>
    <w:div w:id="1443645540">
      <w:bodyDiv w:val="1"/>
      <w:marLeft w:val="0"/>
      <w:marRight w:val="0"/>
      <w:marTop w:val="0"/>
      <w:marBottom w:val="0"/>
      <w:divBdr>
        <w:top w:val="none" w:sz="0" w:space="0" w:color="auto"/>
        <w:left w:val="none" w:sz="0" w:space="0" w:color="auto"/>
        <w:bottom w:val="none" w:sz="0" w:space="0" w:color="auto"/>
        <w:right w:val="none" w:sz="0" w:space="0" w:color="auto"/>
      </w:divBdr>
      <w:divsChild>
        <w:div w:id="849609870">
          <w:marLeft w:val="0"/>
          <w:marRight w:val="0"/>
          <w:marTop w:val="0"/>
          <w:marBottom w:val="0"/>
          <w:divBdr>
            <w:top w:val="none" w:sz="0" w:space="0" w:color="auto"/>
            <w:left w:val="none" w:sz="0" w:space="0" w:color="auto"/>
            <w:bottom w:val="none" w:sz="0" w:space="0" w:color="auto"/>
            <w:right w:val="none" w:sz="0" w:space="0" w:color="auto"/>
          </w:divBdr>
        </w:div>
      </w:divsChild>
    </w:div>
    <w:div w:id="1507792441">
      <w:bodyDiv w:val="1"/>
      <w:marLeft w:val="0"/>
      <w:marRight w:val="0"/>
      <w:marTop w:val="0"/>
      <w:marBottom w:val="0"/>
      <w:divBdr>
        <w:top w:val="none" w:sz="0" w:space="0" w:color="auto"/>
        <w:left w:val="none" w:sz="0" w:space="0" w:color="auto"/>
        <w:bottom w:val="none" w:sz="0" w:space="0" w:color="auto"/>
        <w:right w:val="none" w:sz="0" w:space="0" w:color="auto"/>
      </w:divBdr>
    </w:div>
    <w:div w:id="1612978275">
      <w:bodyDiv w:val="1"/>
      <w:marLeft w:val="0"/>
      <w:marRight w:val="0"/>
      <w:marTop w:val="0"/>
      <w:marBottom w:val="0"/>
      <w:divBdr>
        <w:top w:val="none" w:sz="0" w:space="0" w:color="auto"/>
        <w:left w:val="none" w:sz="0" w:space="0" w:color="auto"/>
        <w:bottom w:val="none" w:sz="0" w:space="0" w:color="auto"/>
        <w:right w:val="none" w:sz="0" w:space="0" w:color="auto"/>
      </w:divBdr>
    </w:div>
    <w:div w:id="1916162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iea.org/data-and-statistics/data-tools/global-ev-data-explorer" TargetMode="Externa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https://climatedot.org/dashboard/e-mobility" TargetMode="External"/><Relationship Id="rId47" Type="http://schemas.openxmlformats.org/officeDocument/2006/relationships/hyperlink" Target="https://www.goecworld.com/home-charging-calculator" TargetMode="External"/><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ceew.in/cef/tools_and_dashboards/electric-mobility/national-volume-monitor" TargetMode="External"/><Relationship Id="rId45" Type="http://schemas.openxmlformats.org/officeDocument/2006/relationships/hyperlink" Target="https://e-amrit.niti.gov.in/home-charging-calculator" TargetMode="External"/><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iea.org/data-and-statistics/data-tools/electric-vehicle-charging-and-grid-integration-tool" TargetMode="External"/><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vahan.parivahan.gov.in/vahan4dashboard/vahan/view/reportview.xhtml" TargetMode="External"/><Relationship Id="rId48" Type="http://schemas.openxmlformats.org/officeDocument/2006/relationships/hyperlink" Target="https://www.goecworld.com/public-charging-calculator" TargetMode="Externa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s://e-amrit.niti.gov.in/public-charging-calculator" TargetMode="External"/><Relationship Id="rId20" Type="http://schemas.openxmlformats.org/officeDocument/2006/relationships/image" Target="media/image13.png"/><Relationship Id="rId41" Type="http://schemas.openxmlformats.org/officeDocument/2006/relationships/hyperlink" Target="https://evreadyindia.org/ev-sale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connectriq.in/charging-time-calcul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636F4-0F95-4241-9650-AB4CD6F32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3958</Words>
  <Characters>22561</Characters>
  <Application>Microsoft Office Word</Application>
  <DocSecurity>4</DocSecurity>
  <Lines>188</Lines>
  <Paragraphs>52</Paragraphs>
  <ScaleCrop>false</ScaleCrop>
  <Company/>
  <LinksUpToDate>false</LinksUpToDate>
  <CharactersWithSpaces>26467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Arvind Manickam</dc:creator>
  <cp:keywords/>
  <dc:description/>
  <cp:lastModifiedBy>Iranna Koppad</cp:lastModifiedBy>
  <cp:revision>115</cp:revision>
  <dcterms:created xsi:type="dcterms:W3CDTF">2024-07-25T06:15:00Z</dcterms:created>
  <dcterms:modified xsi:type="dcterms:W3CDTF">2024-07-30T12:24:00Z</dcterms:modified>
</cp:coreProperties>
</file>